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7D082" w14:textId="77777777" w:rsidR="007B3EBB" w:rsidRDefault="00E35ACB">
      <w:pPr>
        <w:jc w:val="right"/>
      </w:pPr>
      <w:r>
        <w:t>March 2022</w:t>
      </w:r>
    </w:p>
    <w:p w14:paraId="3456FA45" w14:textId="77777777" w:rsidR="007B3EBB" w:rsidRDefault="007B3EBB">
      <w:pPr>
        <w:jc w:val="right"/>
      </w:pPr>
    </w:p>
    <w:p w14:paraId="07CC0A41" w14:textId="5EE98467" w:rsidR="007B3EBB" w:rsidRDefault="006632F4">
      <w:pPr>
        <w:spacing w:line="167" w:lineRule="auto"/>
        <w:jc w:val="right"/>
        <w:rPr>
          <w:rFonts w:ascii="Oswald" w:eastAsia="Oswald" w:hAnsi="Oswald" w:cs="Oswald"/>
          <w:b/>
          <w:color w:val="AD9F9F"/>
          <w:sz w:val="120"/>
          <w:szCs w:val="120"/>
        </w:rPr>
      </w:pPr>
      <w:r>
        <w:rPr>
          <w:noProof/>
        </w:rPr>
        <w:drawing>
          <wp:anchor distT="114300" distB="114300" distL="114300" distR="114300" simplePos="0" relativeHeight="251657216" behindDoc="0" locked="0" layoutInCell="1" hidden="0" allowOverlap="1" wp14:anchorId="2C285E70" wp14:editId="0A031587">
            <wp:simplePos x="0" y="0"/>
            <wp:positionH relativeFrom="page">
              <wp:posOffset>81915</wp:posOffset>
            </wp:positionH>
            <wp:positionV relativeFrom="paragraph">
              <wp:posOffset>1489075</wp:posOffset>
            </wp:positionV>
            <wp:extent cx="7562850" cy="2125980"/>
            <wp:effectExtent l="0" t="0" r="0" b="762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t="17737" b="44809"/>
                    <a:stretch>
                      <a:fillRect/>
                    </a:stretch>
                  </pic:blipFill>
                  <pic:spPr>
                    <a:xfrm>
                      <a:off x="0" y="0"/>
                      <a:ext cx="7562850" cy="2125980"/>
                    </a:xfrm>
                    <a:prstGeom prst="rect">
                      <a:avLst/>
                    </a:prstGeom>
                    <a:ln/>
                  </pic:spPr>
                </pic:pic>
              </a:graphicData>
            </a:graphic>
          </wp:anchor>
        </w:drawing>
      </w:r>
      <w:r w:rsidR="00E35ACB">
        <w:rPr>
          <w:rFonts w:ascii="Oswald" w:eastAsia="Oswald" w:hAnsi="Oswald" w:cs="Oswald"/>
          <w:b/>
          <w:color w:val="AD9F9F"/>
          <w:sz w:val="120"/>
          <w:szCs w:val="120"/>
        </w:rPr>
        <w:t>Docs for developers</w:t>
      </w:r>
    </w:p>
    <w:p w14:paraId="39B20348" w14:textId="2194A779" w:rsidR="007B3EBB" w:rsidRDefault="00E35ACB">
      <w:pPr>
        <w:pStyle w:val="Subtitle"/>
        <w:spacing w:line="167" w:lineRule="auto"/>
        <w:jc w:val="right"/>
      </w:pPr>
      <w:bookmarkStart w:id="0" w:name="_957otuuz111v" w:colFirst="0" w:colLast="0"/>
      <w:bookmarkEnd w:id="0"/>
      <w:r>
        <w:t xml:space="preserve">An </w:t>
      </w:r>
      <w:r w:rsidR="00DB2223">
        <w:t>engineer’s</w:t>
      </w:r>
      <w:r>
        <w:t xml:space="preserve"> field guide to technical writing</w:t>
      </w:r>
    </w:p>
    <w:p w14:paraId="7D34A650" w14:textId="77777777" w:rsidR="007B3EBB" w:rsidRDefault="00E35ACB">
      <w:pPr>
        <w:pStyle w:val="Subtitle"/>
        <w:ind w:left="3330"/>
        <w:rPr>
          <w:sz w:val="26"/>
          <w:szCs w:val="26"/>
        </w:rPr>
      </w:pPr>
      <w:bookmarkStart w:id="1" w:name="_hhzrsxocqy7e" w:colFirst="0" w:colLast="0"/>
      <w:bookmarkEnd w:id="1"/>
      <w:r>
        <w:rPr>
          <w:sz w:val="26"/>
          <w:szCs w:val="26"/>
        </w:rPr>
        <w:t xml:space="preserve">By Jared Bhatti, Zachary Sarah </w:t>
      </w:r>
      <w:proofErr w:type="spellStart"/>
      <w:r>
        <w:rPr>
          <w:sz w:val="26"/>
          <w:szCs w:val="26"/>
        </w:rPr>
        <w:t>Corleissen</w:t>
      </w:r>
      <w:proofErr w:type="spellEnd"/>
      <w:r>
        <w:rPr>
          <w:sz w:val="26"/>
          <w:szCs w:val="26"/>
        </w:rPr>
        <w:t xml:space="preserve">, Jen </w:t>
      </w:r>
      <w:proofErr w:type="spellStart"/>
      <w:r>
        <w:rPr>
          <w:sz w:val="26"/>
          <w:szCs w:val="26"/>
        </w:rPr>
        <w:t>Lambourne,David</w:t>
      </w:r>
      <w:proofErr w:type="spellEnd"/>
      <w:r>
        <w:rPr>
          <w:sz w:val="26"/>
          <w:szCs w:val="26"/>
        </w:rPr>
        <w:t xml:space="preserve"> Nunes, Heidi Waterhouse </w:t>
      </w:r>
    </w:p>
    <w:p w14:paraId="67DD3E00" w14:textId="1FDB0D93" w:rsidR="007B3EBB" w:rsidRDefault="007B3EBB"/>
    <w:p w14:paraId="2DA0786B" w14:textId="77777777" w:rsidR="007B3EBB" w:rsidRDefault="007B3EBB"/>
    <w:p w14:paraId="0038625D" w14:textId="77777777" w:rsidR="007B3EBB" w:rsidRDefault="007B3EBB"/>
    <w:p w14:paraId="0E2233D3" w14:textId="77777777" w:rsidR="007B3EBB" w:rsidRDefault="007B3EBB"/>
    <w:p w14:paraId="512AD54F" w14:textId="77777777" w:rsidR="007B3EBB" w:rsidRDefault="007B3EBB"/>
    <w:p w14:paraId="73460D9F" w14:textId="77777777" w:rsidR="007B3EBB" w:rsidRDefault="007B3EBB"/>
    <w:p w14:paraId="61857B94" w14:textId="77777777" w:rsidR="007B3EBB" w:rsidRDefault="007B3EBB"/>
    <w:p w14:paraId="58E2CF7B" w14:textId="77777777" w:rsidR="007B3EBB" w:rsidRDefault="007B3EBB"/>
    <w:p w14:paraId="103E7F0C" w14:textId="77777777" w:rsidR="007B3EBB" w:rsidRDefault="007B3EBB"/>
    <w:p w14:paraId="489CAF46" w14:textId="77777777" w:rsidR="007B3EBB" w:rsidRDefault="007B3EBB"/>
    <w:p w14:paraId="3DFCE7F2" w14:textId="77777777" w:rsidR="007B3EBB" w:rsidRDefault="007B3EBB"/>
    <w:p w14:paraId="2A5B0EC0" w14:textId="77777777" w:rsidR="007B3EBB" w:rsidRDefault="007B3EBB"/>
    <w:p w14:paraId="02519B71" w14:textId="77777777" w:rsidR="007B3EBB" w:rsidRDefault="007B3EBB"/>
    <w:p w14:paraId="0FC500AA" w14:textId="77777777" w:rsidR="007B3EBB" w:rsidRDefault="007B3EBB"/>
    <w:p w14:paraId="13B73F99" w14:textId="77777777" w:rsidR="007B3EBB" w:rsidRDefault="007B3EBB"/>
    <w:p w14:paraId="780F7FC9" w14:textId="77777777" w:rsidR="007B3EBB" w:rsidRDefault="007B3EBB"/>
    <w:p w14:paraId="05A62C7F" w14:textId="77777777" w:rsidR="007B3EBB" w:rsidRDefault="00E35ACB">
      <w:pPr>
        <w:spacing w:line="192" w:lineRule="auto"/>
        <w:jc w:val="center"/>
        <w:rPr>
          <w:rFonts w:ascii="Oswald" w:eastAsia="Oswald" w:hAnsi="Oswald" w:cs="Oswald"/>
          <w:sz w:val="60"/>
          <w:szCs w:val="60"/>
        </w:rPr>
      </w:pPr>
      <w:r>
        <w:rPr>
          <w:rFonts w:ascii="Oswald" w:eastAsia="Oswald" w:hAnsi="Oswald" w:cs="Oswald"/>
          <w:sz w:val="60"/>
          <w:szCs w:val="60"/>
        </w:rPr>
        <w:t xml:space="preserve">Docs for developers: book review </w:t>
      </w:r>
    </w:p>
    <w:p w14:paraId="5305BBF5" w14:textId="77777777" w:rsidR="007B3EBB" w:rsidRDefault="00E35ACB">
      <w:pPr>
        <w:spacing w:line="192" w:lineRule="auto"/>
        <w:jc w:val="center"/>
        <w:rPr>
          <w:rFonts w:ascii="Oswald" w:eastAsia="Oswald" w:hAnsi="Oswald" w:cs="Oswald"/>
          <w:shd w:val="clear" w:color="auto" w:fill="DBD6DC"/>
        </w:rPr>
      </w:pPr>
      <w:r>
        <w:rPr>
          <w:rFonts w:ascii="Oswald" w:eastAsia="Oswald" w:hAnsi="Oswald" w:cs="Oswald"/>
          <w:shd w:val="clear" w:color="auto" w:fill="DBD6DC"/>
        </w:rPr>
        <w:t xml:space="preserve">Reviewed by Natalia Dowding   </w:t>
      </w:r>
    </w:p>
    <w:p w14:paraId="1E088C35" w14:textId="77777777" w:rsidR="007B3EBB" w:rsidRDefault="007B3EBB"/>
    <w:p w14:paraId="48F79DCD" w14:textId="77777777" w:rsidR="007B3EBB" w:rsidRDefault="007B3EBB">
      <w:pPr>
        <w:ind w:right="0"/>
      </w:pPr>
    </w:p>
    <w:p w14:paraId="5E6DA56D" w14:textId="77777777" w:rsidR="007B3EBB" w:rsidRDefault="007B3EBB">
      <w:pPr>
        <w:ind w:right="0"/>
        <w:rPr>
          <w:color w:val="0E101A"/>
        </w:rPr>
      </w:pPr>
    </w:p>
    <w:p w14:paraId="2F702C47" w14:textId="09ED9A1B" w:rsidR="007B3EBB" w:rsidRDefault="00E35ACB">
      <w:pPr>
        <w:ind w:right="0"/>
        <w:rPr>
          <w:color w:val="0E101A"/>
        </w:rPr>
      </w:pPr>
      <w:r>
        <w:rPr>
          <w:color w:val="0E101A"/>
        </w:rPr>
        <w:t xml:space="preserve">Unlike many other </w:t>
      </w:r>
      <w:r w:rsidR="0011633F">
        <w:rPr>
          <w:color w:val="0E101A"/>
        </w:rPr>
        <w:t>publications</w:t>
      </w:r>
      <w:r>
        <w:rPr>
          <w:color w:val="0E101A"/>
        </w:rPr>
        <w:t xml:space="preserve"> in </w:t>
      </w:r>
      <w:r w:rsidR="0011633F">
        <w:rPr>
          <w:color w:val="0E101A"/>
        </w:rPr>
        <w:t xml:space="preserve">the Technical </w:t>
      </w:r>
      <w:del w:id="2" w:author="Natalia Dowding" w:date="2022-04-18T17:37:00Z">
        <w:r w:rsidR="0011633F" w:rsidDel="00B74A3C">
          <w:rPr>
            <w:color w:val="0E101A"/>
          </w:rPr>
          <w:delText xml:space="preserve">Writing </w:delText>
        </w:r>
        <w:r w:rsidDel="00B74A3C">
          <w:rPr>
            <w:color w:val="0E101A"/>
          </w:rPr>
          <w:delText xml:space="preserve"> field</w:delText>
        </w:r>
      </w:del>
      <w:ins w:id="3" w:author="Natalia Dowding" w:date="2022-04-18T17:37:00Z">
        <w:r w:rsidR="00B74A3C">
          <w:rPr>
            <w:color w:val="0E101A"/>
          </w:rPr>
          <w:t>Writing field</w:t>
        </w:r>
      </w:ins>
      <w:r>
        <w:rPr>
          <w:color w:val="0E101A"/>
        </w:rPr>
        <w:t>, th</w:t>
      </w:r>
      <w:r w:rsidR="0011633F">
        <w:rPr>
          <w:color w:val="0E101A"/>
        </w:rPr>
        <w:t>is</w:t>
      </w:r>
      <w:r>
        <w:rPr>
          <w:color w:val="0E101A"/>
        </w:rPr>
        <w:t xml:space="preserve"> book is </w:t>
      </w:r>
      <w:r w:rsidR="00E21DD7">
        <w:rPr>
          <w:color w:val="0E101A"/>
        </w:rPr>
        <w:t>written for</w:t>
      </w:r>
      <w:r>
        <w:rPr>
          <w:color w:val="0E101A"/>
        </w:rPr>
        <w:t xml:space="preserve"> developers who face the necessity to create their own documentation</w:t>
      </w:r>
      <w:r w:rsidR="00FC2DD4">
        <w:rPr>
          <w:color w:val="0E101A"/>
        </w:rPr>
        <w:t>,</w:t>
      </w:r>
      <w:r>
        <w:rPr>
          <w:color w:val="0E101A"/>
        </w:rPr>
        <w:t xml:space="preserve"> rather than </w:t>
      </w:r>
      <w:r w:rsidR="00FC2DD4">
        <w:rPr>
          <w:color w:val="0E101A"/>
        </w:rPr>
        <w:t xml:space="preserve">for </w:t>
      </w:r>
      <w:r>
        <w:rPr>
          <w:color w:val="0E101A"/>
        </w:rPr>
        <w:t>writers. The aim of the authors was to equip developers with a comprehensive guide to creating successful and effective documentation</w:t>
      </w:r>
      <w:r w:rsidR="0011633F">
        <w:rPr>
          <w:color w:val="0E101A"/>
        </w:rPr>
        <w:t xml:space="preserve">. </w:t>
      </w:r>
    </w:p>
    <w:p w14:paraId="7D5F65EC" w14:textId="77777777" w:rsidR="007B3EBB" w:rsidRDefault="007B3EBB">
      <w:pPr>
        <w:ind w:right="0"/>
        <w:rPr>
          <w:color w:val="0E101A"/>
        </w:rPr>
      </w:pPr>
    </w:p>
    <w:p w14:paraId="4FD60F89" w14:textId="166452C1" w:rsidR="007B3EBB" w:rsidRDefault="00E35ACB">
      <w:pPr>
        <w:ind w:right="0"/>
        <w:rPr>
          <w:color w:val="0E101A"/>
        </w:rPr>
      </w:pPr>
      <w:r>
        <w:rPr>
          <w:color w:val="0E101A"/>
        </w:rPr>
        <w:t xml:space="preserve">This relatively small volume covers several topics, leading the aspiring writer through all steps of documentation creation, from audience analysis to maintenance and </w:t>
      </w:r>
      <w:commentRangeStart w:id="4"/>
      <w:commentRangeStart w:id="5"/>
      <w:commentRangeStart w:id="6"/>
      <w:r w:rsidRPr="001501AC">
        <w:rPr>
          <w:strike/>
          <w:color w:val="0E101A"/>
          <w:rPrChange w:id="7" w:author="Natalia Dowding" w:date="2022-04-20T19:06:00Z">
            <w:rPr>
              <w:color w:val="0E101A"/>
            </w:rPr>
          </w:rPrChange>
        </w:rPr>
        <w:t>deprecating</w:t>
      </w:r>
      <w:commentRangeEnd w:id="4"/>
      <w:commentRangeEnd w:id="5"/>
      <w:commentRangeEnd w:id="6"/>
      <w:ins w:id="8" w:author="Natalia Dowding" w:date="2022-04-20T19:07:00Z">
        <w:r w:rsidR="001501AC">
          <w:rPr>
            <w:color w:val="0E101A"/>
          </w:rPr>
          <w:t xml:space="preserve"> </w:t>
        </w:r>
      </w:ins>
      <w:ins w:id="9" w:author="Natalia Dowding" w:date="2022-04-20T19:12:00Z">
        <w:r w:rsidR="005803D5">
          <w:rPr>
            <w:color w:val="0E101A"/>
          </w:rPr>
          <w:t xml:space="preserve"> </w:t>
        </w:r>
      </w:ins>
      <w:ins w:id="10" w:author="Natalia Dowding" w:date="2022-04-20T19:13:00Z">
        <w:r w:rsidR="001F50BD">
          <w:rPr>
            <w:color w:val="0E101A"/>
          </w:rPr>
          <w:t>removing the obsolete content</w:t>
        </w:r>
      </w:ins>
      <w:r w:rsidR="00305A57" w:rsidRPr="001501AC">
        <w:rPr>
          <w:color w:val="0E101A"/>
          <w:rPrChange w:id="11" w:author="Natalia Dowding" w:date="2022-04-20T19:06:00Z">
            <w:rPr>
              <w:rStyle w:val="CommentReference"/>
            </w:rPr>
          </w:rPrChange>
        </w:rPr>
        <w:commentReference w:id="4"/>
      </w:r>
      <w:r w:rsidR="003317DD">
        <w:rPr>
          <w:rStyle w:val="CommentReference"/>
        </w:rPr>
        <w:commentReference w:id="5"/>
      </w:r>
      <w:r w:rsidR="005803D5">
        <w:rPr>
          <w:rStyle w:val="CommentReference"/>
        </w:rPr>
        <w:commentReference w:id="6"/>
      </w:r>
      <w:r>
        <w:rPr>
          <w:color w:val="0E101A"/>
        </w:rPr>
        <w:t xml:space="preserve">. Each of these topics is a big subject on its own. The authors </w:t>
      </w:r>
      <w:r w:rsidR="0011633F">
        <w:rPr>
          <w:color w:val="0E101A"/>
        </w:rPr>
        <w:t xml:space="preserve">opted </w:t>
      </w:r>
      <w:del w:id="12" w:author="Natalia Dowding" w:date="2022-04-18T17:37:00Z">
        <w:r w:rsidR="0011633F" w:rsidDel="00B74A3C">
          <w:rPr>
            <w:color w:val="0E101A"/>
          </w:rPr>
          <w:delText>for</w:delText>
        </w:r>
        <w:r w:rsidDel="00B74A3C">
          <w:rPr>
            <w:color w:val="0E101A"/>
          </w:rPr>
          <w:delText>extracting</w:delText>
        </w:r>
      </w:del>
      <w:ins w:id="13" w:author="Natalia Dowding" w:date="2022-04-18T17:37:00Z">
        <w:r w:rsidR="00B74A3C">
          <w:rPr>
            <w:color w:val="0E101A"/>
          </w:rPr>
          <w:t>for extracting</w:t>
        </w:r>
      </w:ins>
      <w:r>
        <w:rPr>
          <w:color w:val="0E101A"/>
        </w:rPr>
        <w:t xml:space="preserve"> the </w:t>
      </w:r>
      <w:del w:id="14" w:author="Natalia Dowding" w:date="2022-04-18T17:32:00Z">
        <w:r w:rsidDel="00296F01">
          <w:rPr>
            <w:color w:val="0E101A"/>
          </w:rPr>
          <w:delText>bare essentials</w:delText>
        </w:r>
      </w:del>
      <w:ins w:id="15" w:author="Natalia Dowding" w:date="2022-04-18T17:32:00Z">
        <w:r w:rsidR="00296F01">
          <w:rPr>
            <w:color w:val="0E101A"/>
          </w:rPr>
          <w:t>essentials</w:t>
        </w:r>
      </w:ins>
      <w:r>
        <w:rPr>
          <w:color w:val="0E101A"/>
        </w:rPr>
        <w:t xml:space="preserve"> and leaving the details behind. </w:t>
      </w:r>
      <w:del w:id="16" w:author="Natalia Dowding" w:date="2022-04-20T07:53:00Z">
        <w:r w:rsidDel="00861BDE">
          <w:rPr>
            <w:color w:val="0E101A"/>
          </w:rPr>
          <w:delText>In</w:delText>
        </w:r>
      </w:del>
      <w:del w:id="17" w:author="Natalia Dowding" w:date="2022-04-18T17:32:00Z">
        <w:r w:rsidDel="00296F01">
          <w:rPr>
            <w:color w:val="0E101A"/>
          </w:rPr>
          <w:delText xml:space="preserve"> </w:delText>
        </w:r>
        <w:r w:rsidDel="00C86C50">
          <w:rPr>
            <w:color w:val="0E101A"/>
          </w:rPr>
          <w:delText>addition</w:delText>
        </w:r>
        <w:r w:rsidR="00421C6F" w:rsidDel="00C86C50">
          <w:rPr>
            <w:color w:val="0E101A"/>
          </w:rPr>
          <w:delText>,</w:delText>
        </w:r>
        <w:r w:rsidDel="00C86C50">
          <w:rPr>
            <w:color w:val="0E101A"/>
          </w:rPr>
          <w:delText xml:space="preserve">  </w:delText>
        </w:r>
        <w:r w:rsidR="00421C6F" w:rsidDel="00C86C50">
          <w:rPr>
            <w:color w:val="0E101A"/>
          </w:rPr>
          <w:delText>extra</w:delText>
        </w:r>
      </w:del>
      <w:del w:id="18" w:author="Natalia Dowding" w:date="2022-04-20T07:53:00Z">
        <w:r w:rsidR="00C86C50" w:rsidDel="00861BDE">
          <w:rPr>
            <w:color w:val="0E101A"/>
          </w:rPr>
          <w:delText>addition</w:delText>
        </w:r>
      </w:del>
      <w:ins w:id="19" w:author="Natalia Dowding" w:date="2022-04-20T07:53:00Z">
        <w:r w:rsidR="00970F32">
          <w:rPr>
            <w:color w:val="0E101A"/>
          </w:rPr>
          <w:t xml:space="preserve"> There are </w:t>
        </w:r>
      </w:ins>
      <w:del w:id="20" w:author="Natalia Dowding" w:date="2022-04-20T07:53:00Z">
        <w:r w:rsidR="00C86C50" w:rsidDel="00970F32">
          <w:rPr>
            <w:color w:val="0E101A"/>
          </w:rPr>
          <w:delText xml:space="preserve">, </w:delText>
        </w:r>
      </w:del>
      <w:r w:rsidR="00C86C50">
        <w:rPr>
          <w:color w:val="0E101A"/>
        </w:rPr>
        <w:t>extra</w:t>
      </w:r>
      <w:r w:rsidR="00421C6F">
        <w:rPr>
          <w:color w:val="0E101A"/>
        </w:rPr>
        <w:t xml:space="preserve"> </w:t>
      </w:r>
      <w:r>
        <w:rPr>
          <w:color w:val="0E101A"/>
        </w:rPr>
        <w:t>references and a list of useful resources</w:t>
      </w:r>
      <w:r w:rsidR="00421C6F">
        <w:rPr>
          <w:color w:val="0E101A"/>
        </w:rPr>
        <w:t xml:space="preserve"> </w:t>
      </w:r>
      <w:r w:rsidR="00F0451D">
        <w:rPr>
          <w:color w:val="0E101A"/>
        </w:rPr>
        <w:t>at</w:t>
      </w:r>
      <w:del w:id="21" w:author="Natalia Dowding" w:date="2022-04-20T07:54:00Z">
        <w:r w:rsidDel="00B55D84">
          <w:rPr>
            <w:color w:val="0E101A"/>
          </w:rPr>
          <w:delText xml:space="preserve"> in</w:delText>
        </w:r>
      </w:del>
      <w:r>
        <w:rPr>
          <w:color w:val="0E101A"/>
        </w:rPr>
        <w:t xml:space="preserve"> the </w:t>
      </w:r>
      <w:ins w:id="22" w:author="Natalia Dowding" w:date="2022-04-20T07:53:00Z">
        <w:r w:rsidR="00970F32">
          <w:rPr>
            <w:color w:val="0E101A"/>
          </w:rPr>
          <w:t xml:space="preserve">end </w:t>
        </w:r>
      </w:ins>
      <w:ins w:id="23" w:author="Natalia Dowding" w:date="2022-04-20T07:54:00Z">
        <w:r w:rsidR="00970F32">
          <w:rPr>
            <w:color w:val="0E101A"/>
          </w:rPr>
          <w:t>of the book</w:t>
        </w:r>
      </w:ins>
      <w:del w:id="24" w:author="Natalia Dowding" w:date="2022-04-20T07:53:00Z">
        <w:r w:rsidDel="00970F32">
          <w:rPr>
            <w:color w:val="0E101A"/>
          </w:rPr>
          <w:delText>Appendix</w:delText>
        </w:r>
      </w:del>
      <w:r>
        <w:rPr>
          <w:color w:val="0E101A"/>
        </w:rPr>
        <w:t xml:space="preserve">.  </w:t>
      </w:r>
    </w:p>
    <w:p w14:paraId="621EDDE6" w14:textId="77777777" w:rsidR="007B3EBB" w:rsidRDefault="007B3EBB">
      <w:pPr>
        <w:ind w:right="0"/>
        <w:rPr>
          <w:color w:val="0E101A"/>
        </w:rPr>
      </w:pPr>
    </w:p>
    <w:p w14:paraId="1F9F3C89" w14:textId="721280A4" w:rsidR="004209C1" w:rsidRDefault="00E35ACB">
      <w:pPr>
        <w:ind w:right="0"/>
        <w:rPr>
          <w:color w:val="0E101A"/>
        </w:rPr>
      </w:pPr>
      <w:r>
        <w:rPr>
          <w:color w:val="0E101A"/>
        </w:rPr>
        <w:t>To illustrate the process and the pitfalls that developers who are undertaking writing task</w:t>
      </w:r>
      <w:r w:rsidR="00421C6F">
        <w:rPr>
          <w:color w:val="0E101A"/>
        </w:rPr>
        <w:t>s</w:t>
      </w:r>
      <w:r>
        <w:rPr>
          <w:color w:val="0E101A"/>
        </w:rPr>
        <w:t xml:space="preserve"> encounter, the authors include a story of a fictional software company named Corg.ly</w:t>
      </w:r>
      <w:r w:rsidR="00421C6F">
        <w:rPr>
          <w:color w:val="0E101A"/>
        </w:rPr>
        <w:t>, that</w:t>
      </w:r>
      <w:r w:rsidR="00221519">
        <w:rPr>
          <w:color w:val="0E101A"/>
        </w:rPr>
        <w:t xml:space="preserve"> </w:t>
      </w:r>
      <w:r>
        <w:rPr>
          <w:color w:val="0E101A"/>
        </w:rPr>
        <w:t xml:space="preserve">develops a </w:t>
      </w:r>
      <w:r w:rsidR="00421C6F">
        <w:rPr>
          <w:color w:val="0E101A"/>
        </w:rPr>
        <w:t>creative</w:t>
      </w:r>
      <w:r>
        <w:rPr>
          <w:color w:val="0E101A"/>
        </w:rPr>
        <w:t xml:space="preserve"> toolkit</w:t>
      </w:r>
      <w:r w:rsidR="00421C6F">
        <w:rPr>
          <w:color w:val="0E101A"/>
        </w:rPr>
        <w:t xml:space="preserve"> </w:t>
      </w:r>
      <w:r w:rsidR="00C37207">
        <w:rPr>
          <w:color w:val="0E101A"/>
        </w:rPr>
        <w:t>for</w:t>
      </w:r>
      <w:r>
        <w:rPr>
          <w:color w:val="0E101A"/>
        </w:rPr>
        <w:t xml:space="preserve"> translat</w:t>
      </w:r>
      <w:r w:rsidR="00FC2DD4">
        <w:rPr>
          <w:color w:val="0E101A"/>
        </w:rPr>
        <w:t>ing</w:t>
      </w:r>
      <w:r>
        <w:rPr>
          <w:color w:val="0E101A"/>
        </w:rPr>
        <w:t xml:space="preserve"> dog barks </w:t>
      </w:r>
      <w:r w:rsidR="00421C6F">
        <w:rPr>
          <w:color w:val="0E101A"/>
        </w:rPr>
        <w:t>in</w:t>
      </w:r>
      <w:r>
        <w:rPr>
          <w:color w:val="0E101A"/>
        </w:rPr>
        <w:t>to English.</w:t>
      </w:r>
    </w:p>
    <w:p w14:paraId="5533A64E" w14:textId="5FA25E9B" w:rsidR="007B3EBB" w:rsidRDefault="00E35ACB">
      <w:pPr>
        <w:ind w:right="0"/>
        <w:rPr>
          <w:color w:val="0E101A"/>
        </w:rPr>
      </w:pPr>
      <w:r>
        <w:rPr>
          <w:color w:val="0E101A"/>
        </w:rPr>
        <w:t xml:space="preserve">At the end of the development process, the company faces the need to create </w:t>
      </w:r>
      <w:r w:rsidR="00D4517E">
        <w:rPr>
          <w:color w:val="0E101A"/>
        </w:rPr>
        <w:t xml:space="preserve">the required </w:t>
      </w:r>
      <w:r>
        <w:rPr>
          <w:color w:val="0E101A"/>
        </w:rPr>
        <w:t>user documentation for their product</w:t>
      </w:r>
      <w:r w:rsidR="00D4517E">
        <w:rPr>
          <w:color w:val="0E101A"/>
        </w:rPr>
        <w:t>, and each chapter demonstrates through daily situations, how the writing process should be tackled.</w:t>
      </w:r>
      <w:r>
        <w:rPr>
          <w:color w:val="0E101A"/>
        </w:rPr>
        <w:t xml:space="preserve"> </w:t>
      </w:r>
    </w:p>
    <w:p w14:paraId="397FF1CD" w14:textId="77777777" w:rsidR="007B3EBB" w:rsidRDefault="007B3EBB">
      <w:pPr>
        <w:pStyle w:val="Heading2"/>
        <w:keepNext w:val="0"/>
        <w:keepLines w:val="0"/>
        <w:spacing w:before="0" w:after="0"/>
        <w:rPr>
          <w:rFonts w:ascii="Nunito" w:eastAsia="Nunito" w:hAnsi="Nunito" w:cs="Nunito"/>
          <w:color w:val="0E101A"/>
          <w:sz w:val="34"/>
          <w:szCs w:val="34"/>
        </w:rPr>
      </w:pPr>
      <w:bookmarkStart w:id="25" w:name="_5du1w99uyg7l" w:colFirst="0" w:colLast="0"/>
      <w:bookmarkEnd w:id="25"/>
    </w:p>
    <w:p w14:paraId="7C6C1BC9" w14:textId="77777777" w:rsidR="007B3EBB" w:rsidRDefault="00E35ACB">
      <w:pPr>
        <w:pStyle w:val="Heading2"/>
        <w:keepNext w:val="0"/>
        <w:keepLines w:val="0"/>
        <w:spacing w:before="0" w:after="0"/>
        <w:rPr>
          <w:rFonts w:ascii="Nunito" w:eastAsia="Nunito" w:hAnsi="Nunito" w:cs="Nunito"/>
          <w:color w:val="0E101A"/>
          <w:sz w:val="34"/>
          <w:szCs w:val="34"/>
        </w:rPr>
      </w:pPr>
      <w:bookmarkStart w:id="26" w:name="_rc2ttffay6np" w:colFirst="0" w:colLast="0"/>
      <w:bookmarkEnd w:id="26"/>
      <w:r>
        <w:rPr>
          <w:rFonts w:ascii="Nunito" w:eastAsia="Nunito" w:hAnsi="Nunito" w:cs="Nunito"/>
          <w:color w:val="0E101A"/>
          <w:sz w:val="34"/>
          <w:szCs w:val="34"/>
        </w:rPr>
        <w:t>What is between the book covers</w:t>
      </w:r>
    </w:p>
    <w:p w14:paraId="5A72F7D0" w14:textId="77777777" w:rsidR="007B3EBB" w:rsidRDefault="007B3EBB">
      <w:pPr>
        <w:ind w:right="0"/>
        <w:rPr>
          <w:color w:val="0E101A"/>
        </w:rPr>
      </w:pPr>
    </w:p>
    <w:p w14:paraId="3AE09888" w14:textId="3AC7E3BA" w:rsidR="00A51AC1" w:rsidRDefault="003F5FFE">
      <w:pPr>
        <w:ind w:right="0"/>
        <w:rPr>
          <w:shd w:val="clear" w:color="auto" w:fill="FFFFFF"/>
        </w:rPr>
      </w:pPr>
      <w:r>
        <w:rPr>
          <w:shd w:val="clear" w:color="auto" w:fill="FFFFFF"/>
        </w:rPr>
        <w:t xml:space="preserve">The book follows the documenting process step by step in its working order, from planning and user research to maintenance. The first part of the book deals with the writing and publishing aspects of the job, taking us through each stage of the process. The second part introduces the practicalities of gathering feedback, establishing quality </w:t>
      </w:r>
      <w:r w:rsidR="00F0451D">
        <w:rPr>
          <w:shd w:val="clear" w:color="auto" w:fill="FFFFFF"/>
        </w:rPr>
        <w:t>metrics,</w:t>
      </w:r>
      <w:r>
        <w:rPr>
          <w:shd w:val="clear" w:color="auto" w:fill="FFFFFF"/>
        </w:rPr>
        <w:t xml:space="preserve"> and maint</w:t>
      </w:r>
      <w:r w:rsidR="000321E3">
        <w:rPr>
          <w:shd w:val="clear" w:color="auto" w:fill="FFFFFF"/>
        </w:rPr>
        <w:t>aining the content</w:t>
      </w:r>
      <w:r>
        <w:rPr>
          <w:shd w:val="clear" w:color="auto" w:fill="FFFFFF"/>
        </w:rPr>
        <w:t>.</w:t>
      </w:r>
    </w:p>
    <w:p w14:paraId="642BC50F" w14:textId="77777777" w:rsidR="003F5FFE" w:rsidRDefault="003F5FFE">
      <w:pPr>
        <w:ind w:right="0"/>
        <w:rPr>
          <w:color w:val="0E101A"/>
        </w:rPr>
      </w:pPr>
    </w:p>
    <w:p w14:paraId="30B07E81" w14:textId="61FB1D74" w:rsidR="007B3EBB" w:rsidRDefault="00A51AC1">
      <w:pPr>
        <w:ind w:right="0"/>
        <w:rPr>
          <w:shd w:val="clear" w:color="auto" w:fill="FFFFFF"/>
        </w:rPr>
      </w:pPr>
      <w:r>
        <w:rPr>
          <w:shd w:val="clear" w:color="auto" w:fill="FFFFFF"/>
        </w:rPr>
        <w:t>Throughout the book, the authors show lots of sympathy for developers. They seek to convince the reader that they are not alone to have problems with writing. And this is not because of their lack of ability, but because writing is difficult. Feeling stuck during their writing pretty is common among the writers and the authors offer several ways to overcome this problem</w:t>
      </w:r>
      <w:r w:rsidR="007A06CA">
        <w:rPr>
          <w:shd w:val="clear" w:color="auto" w:fill="FFFFFF"/>
        </w:rPr>
        <w:t>.</w:t>
      </w:r>
    </w:p>
    <w:p w14:paraId="7171A840" w14:textId="77777777" w:rsidR="00B57511" w:rsidRDefault="00B57511">
      <w:pPr>
        <w:ind w:right="0"/>
        <w:rPr>
          <w:color w:val="0E101A"/>
        </w:rPr>
      </w:pPr>
    </w:p>
    <w:p w14:paraId="7DF1EE8E" w14:textId="7B820AAF" w:rsidR="007B3EBB" w:rsidRDefault="00E35ACB">
      <w:pPr>
        <w:ind w:right="0"/>
        <w:rPr>
          <w:color w:val="0E101A"/>
        </w:rPr>
      </w:pPr>
      <w:commentRangeStart w:id="27"/>
      <w:commentRangeStart w:id="28"/>
      <w:commentRangeStart w:id="29"/>
      <w:r>
        <w:rPr>
          <w:color w:val="0E101A"/>
        </w:rPr>
        <w:t xml:space="preserve">Indeed, writing is not what developers do </w:t>
      </w:r>
      <w:r w:rsidR="00E1303B">
        <w:rPr>
          <w:color w:val="0E101A"/>
        </w:rPr>
        <w:t>daily</w:t>
      </w:r>
      <w:r>
        <w:rPr>
          <w:color w:val="0E101A"/>
        </w:rPr>
        <w:t xml:space="preserve"> and there are significant differences between coding and writing. </w:t>
      </w:r>
      <w:commentRangeEnd w:id="27"/>
      <w:r w:rsidR="00AD49DC">
        <w:rPr>
          <w:rStyle w:val="CommentReference"/>
        </w:rPr>
        <w:commentReference w:id="27"/>
      </w:r>
      <w:commentRangeEnd w:id="28"/>
      <w:r w:rsidR="00342B3F">
        <w:rPr>
          <w:rStyle w:val="CommentReference"/>
        </w:rPr>
        <w:commentReference w:id="28"/>
      </w:r>
      <w:commentRangeEnd w:id="29"/>
      <w:r w:rsidR="00410608">
        <w:rPr>
          <w:rStyle w:val="CommentReference"/>
        </w:rPr>
        <w:commentReference w:id="29"/>
      </w:r>
    </w:p>
    <w:p w14:paraId="4559B9AB" w14:textId="77777777" w:rsidR="007B3EBB" w:rsidRDefault="007B3EBB">
      <w:pPr>
        <w:ind w:right="0"/>
        <w:rPr>
          <w:color w:val="0E101A"/>
        </w:rPr>
      </w:pPr>
    </w:p>
    <w:p w14:paraId="7BA64150" w14:textId="1DB7AF82" w:rsidR="007B3EBB" w:rsidRDefault="00E35ACB">
      <w:pPr>
        <w:ind w:right="0"/>
        <w:rPr>
          <w:color w:val="0E101A"/>
        </w:rPr>
      </w:pPr>
      <w:r>
        <w:rPr>
          <w:color w:val="0E101A"/>
        </w:rPr>
        <w:t>Facing a blank page</w:t>
      </w:r>
      <w:r w:rsidR="00AD49DC">
        <w:rPr>
          <w:color w:val="0E101A"/>
        </w:rPr>
        <w:t xml:space="preserve"> can be daunting to anyone, including experienced writers. </w:t>
      </w:r>
      <w:r w:rsidR="009C0FFF">
        <w:rPr>
          <w:color w:val="0E101A"/>
        </w:rPr>
        <w:t>The book claims that a good amount of planning is key, hence writing is part of a process.</w:t>
      </w:r>
    </w:p>
    <w:p w14:paraId="1FC967B2" w14:textId="56612C0A" w:rsidR="009C0FFF" w:rsidRDefault="009C0FFF" w:rsidP="004A6D57">
      <w:pPr>
        <w:pStyle w:val="Heading2"/>
      </w:pPr>
      <w:r>
        <w:t>Getting into the details</w:t>
      </w:r>
    </w:p>
    <w:p w14:paraId="68E36C8C" w14:textId="77777777" w:rsidR="009C0FFF" w:rsidRDefault="009C0FFF">
      <w:pPr>
        <w:ind w:right="0"/>
        <w:rPr>
          <w:color w:val="0E101A"/>
        </w:rPr>
      </w:pPr>
    </w:p>
    <w:p w14:paraId="17680FF7" w14:textId="09468305" w:rsidR="008A527E" w:rsidRDefault="008A527E">
      <w:pPr>
        <w:ind w:right="0"/>
        <w:rPr>
          <w:color w:val="0E101A"/>
        </w:rPr>
      </w:pPr>
      <w:r>
        <w:rPr>
          <w:shd w:val="clear" w:color="auto" w:fill="FFFFFF"/>
        </w:rPr>
        <w:lastRenderedPageBreak/>
        <w:t> In trying to help the developers, the authors employ a systematic approach</w:t>
      </w:r>
      <w:r w:rsidR="00F97B87">
        <w:rPr>
          <w:shd w:val="clear" w:color="auto" w:fill="FFFFFF"/>
        </w:rPr>
        <w:t xml:space="preserve"> to </w:t>
      </w:r>
      <w:r w:rsidR="00A6019E">
        <w:rPr>
          <w:shd w:val="clear" w:color="auto" w:fill="FFFFFF"/>
        </w:rPr>
        <w:t>writing pr</w:t>
      </w:r>
      <w:r w:rsidR="000E0D0A">
        <w:rPr>
          <w:shd w:val="clear" w:color="auto" w:fill="FFFFFF"/>
        </w:rPr>
        <w:t>o</w:t>
      </w:r>
      <w:r w:rsidR="00A6019E">
        <w:rPr>
          <w:shd w:val="clear" w:color="auto" w:fill="FFFFFF"/>
        </w:rPr>
        <w:t>cess</w:t>
      </w:r>
      <w:r w:rsidR="000E0D0A">
        <w:rPr>
          <w:shd w:val="clear" w:color="auto" w:fill="FFFFFF"/>
        </w:rPr>
        <w:t>.</w:t>
      </w:r>
    </w:p>
    <w:p w14:paraId="623E1131" w14:textId="77777777" w:rsidR="008A527E" w:rsidRDefault="008A527E">
      <w:pPr>
        <w:ind w:right="0"/>
        <w:rPr>
          <w:color w:val="0E101A"/>
        </w:rPr>
      </w:pPr>
    </w:p>
    <w:p w14:paraId="27865329"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In the first chapter, the authors introduce the reader to the audience analysis. </w:t>
      </w:r>
    </w:p>
    <w:p w14:paraId="67311878"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84A5DC"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The authors insist that collecting some data about the user is better than nothing. Understanding the needs of your users can make all the difference in deciding on the purpose of your documentation and on what should be included in it. </w:t>
      </w:r>
    </w:p>
    <w:p w14:paraId="38DBC2D6" w14:textId="77777777" w:rsidR="001801CF" w:rsidRPr="001801CF" w:rsidRDefault="001801CF" w:rsidP="001801CF">
      <w:pPr>
        <w:spacing w:line="240" w:lineRule="auto"/>
        <w:ind w:right="0"/>
        <w:jc w:val="left"/>
        <w:rPr>
          <w:rFonts w:ascii="Times New Roman" w:eastAsia="Times New Roman" w:hAnsi="Times New Roman" w:cs="Times New Roman"/>
          <w:color w:val="auto"/>
        </w:rPr>
      </w:pPr>
    </w:p>
    <w:p w14:paraId="61CE6461" w14:textId="77777777" w:rsidR="001801CF" w:rsidRPr="001801CF" w:rsidRDefault="001801CF" w:rsidP="001801CF">
      <w:pPr>
        <w:spacing w:line="240" w:lineRule="auto"/>
        <w:rPr>
          <w:rFonts w:ascii="Times New Roman" w:eastAsia="Times New Roman" w:hAnsi="Times New Roman" w:cs="Times New Roman"/>
          <w:color w:val="auto"/>
        </w:rPr>
      </w:pPr>
      <w:r w:rsidRPr="001801CF">
        <w:rPr>
          <w:rFonts w:eastAsia="Times New Roman" w:cs="Times New Roman"/>
          <w:shd w:val="clear" w:color="auto" w:fill="FFFFFF"/>
        </w:rPr>
        <w:t xml:space="preserve">The authors describe the sources of gathering user information, such as ticket data, user interviews, surveys. After that they discuss methods of summarising user information by creating user personas, user stories and user journey maps. </w:t>
      </w:r>
    </w:p>
    <w:p w14:paraId="58880F99" w14:textId="77777777" w:rsidR="006B3E31" w:rsidRDefault="006B3E31">
      <w:pPr>
        <w:ind w:right="0"/>
        <w:rPr>
          <w:color w:val="0E101A"/>
        </w:rPr>
      </w:pPr>
    </w:p>
    <w:p w14:paraId="4CD1E6F7" w14:textId="5371FB30" w:rsidR="00EA56CB" w:rsidRDefault="00605374" w:rsidP="00605374">
      <w:pPr>
        <w:pStyle w:val="Heading2"/>
      </w:pPr>
      <w:r>
        <w:t>Planning and drafting documentation</w:t>
      </w:r>
    </w:p>
    <w:p w14:paraId="46B4BA2C" w14:textId="77777777" w:rsidR="00EA56CB" w:rsidRDefault="00EA56CB">
      <w:pPr>
        <w:ind w:right="0"/>
        <w:rPr>
          <w:color w:val="0E101A"/>
        </w:rPr>
      </w:pPr>
    </w:p>
    <w:p w14:paraId="57C0DBF2" w14:textId="77777777" w:rsidR="00F8347F" w:rsidRPr="00F8347F" w:rsidRDefault="00F8347F" w:rsidP="00C624DA">
      <w:r w:rsidRPr="00F8347F">
        <w:t>Once the developers have learned more about their audience, the authors move on to discussing the outline of the future documentation. Here the reader will find out about the most common content types and will learn how to plan his documentation.</w:t>
      </w:r>
    </w:p>
    <w:p w14:paraId="1CC2BB24" w14:textId="77777777" w:rsidR="00F8347F" w:rsidRPr="00F8347F" w:rsidRDefault="00F8347F" w:rsidP="00C624DA"/>
    <w:p w14:paraId="759220F4" w14:textId="77777777" w:rsidR="00F8347F" w:rsidRPr="00F8347F" w:rsidRDefault="00F8347F" w:rsidP="00C624DA">
      <w:r w:rsidRPr="00F8347F">
        <w:t>Time pressure often overshadows the importance of preparation. To challenge this situation the authors, bring forward a case of writer's block. They argue that analysing the audience and planning the content may help to alleviate the problem of writing block when facing a blank page.</w:t>
      </w:r>
    </w:p>
    <w:p w14:paraId="0207186C" w14:textId="77777777" w:rsidR="00F8347F" w:rsidRPr="00F8347F" w:rsidRDefault="00F8347F" w:rsidP="00C624DA"/>
    <w:p w14:paraId="65408A60" w14:textId="77777777" w:rsidR="00F8347F" w:rsidRPr="00F8347F" w:rsidRDefault="00F8347F" w:rsidP="00C624DA">
      <w:r w:rsidRPr="00F8347F">
        <w:t>For developers, who might see writing as a vague, creative process, this will help them to start on the right foot.</w:t>
      </w:r>
    </w:p>
    <w:p w14:paraId="780965FB" w14:textId="77777777" w:rsidR="00F8347F" w:rsidRPr="00F8347F" w:rsidRDefault="00F8347F" w:rsidP="00C624DA"/>
    <w:p w14:paraId="1B9A4E9D" w14:textId="77777777" w:rsidR="00F8347F" w:rsidRPr="00F8347F" w:rsidRDefault="00F8347F" w:rsidP="00C624DA">
      <w:r w:rsidRPr="00F8347F">
        <w:t>The authors present the most common types of content and explain their purpose and structure, such as:</w:t>
      </w:r>
    </w:p>
    <w:p w14:paraId="09C69D67" w14:textId="77777777" w:rsidR="00F8347F" w:rsidRPr="00F8347F" w:rsidRDefault="00F8347F" w:rsidP="00C624DA"/>
    <w:p w14:paraId="23912D05" w14:textId="77777777" w:rsidR="00F8347F" w:rsidRPr="00F8347F" w:rsidRDefault="00F8347F" w:rsidP="000D2EDB">
      <w:pPr>
        <w:pStyle w:val="ListParagraph"/>
        <w:numPr>
          <w:ilvl w:val="0"/>
          <w:numId w:val="6"/>
        </w:numPr>
      </w:pPr>
      <w:r w:rsidRPr="00F8347F">
        <w:t>Code comments</w:t>
      </w:r>
    </w:p>
    <w:p w14:paraId="1378DFED" w14:textId="77777777" w:rsidR="00F8347F" w:rsidRPr="00F8347F" w:rsidRDefault="00F8347F" w:rsidP="000D2EDB">
      <w:pPr>
        <w:pStyle w:val="ListParagraph"/>
        <w:numPr>
          <w:ilvl w:val="0"/>
          <w:numId w:val="6"/>
        </w:numPr>
      </w:pPr>
      <w:r w:rsidRPr="00F8347F">
        <w:t>README files</w:t>
      </w:r>
    </w:p>
    <w:p w14:paraId="1F334909" w14:textId="77777777" w:rsidR="00F8347F" w:rsidRPr="00F8347F" w:rsidRDefault="00F8347F" w:rsidP="000D2EDB">
      <w:pPr>
        <w:pStyle w:val="ListParagraph"/>
        <w:numPr>
          <w:ilvl w:val="0"/>
          <w:numId w:val="6"/>
        </w:numPr>
      </w:pPr>
      <w:r w:rsidRPr="00F8347F">
        <w:t>Getting started guides</w:t>
      </w:r>
    </w:p>
    <w:p w14:paraId="0D85B21E" w14:textId="77777777" w:rsidR="00F8347F" w:rsidRPr="00F8347F" w:rsidRDefault="00F8347F" w:rsidP="000D2EDB">
      <w:pPr>
        <w:pStyle w:val="ListParagraph"/>
        <w:numPr>
          <w:ilvl w:val="0"/>
          <w:numId w:val="6"/>
        </w:numPr>
      </w:pPr>
      <w:r w:rsidRPr="00F8347F">
        <w:t>Conceptual documentation</w:t>
      </w:r>
    </w:p>
    <w:p w14:paraId="5D0EE630" w14:textId="77777777" w:rsidR="00F8347F" w:rsidRPr="00F8347F" w:rsidRDefault="00F8347F" w:rsidP="000D2EDB">
      <w:pPr>
        <w:pStyle w:val="ListParagraph"/>
        <w:numPr>
          <w:ilvl w:val="0"/>
          <w:numId w:val="6"/>
        </w:numPr>
      </w:pPr>
      <w:r w:rsidRPr="00F8347F">
        <w:t>Procedural documentation</w:t>
      </w:r>
    </w:p>
    <w:p w14:paraId="1FA1AF9C" w14:textId="77777777" w:rsidR="00F8347F" w:rsidRPr="00F8347F" w:rsidRDefault="00F8347F" w:rsidP="000D2EDB">
      <w:pPr>
        <w:pStyle w:val="ListParagraph"/>
        <w:numPr>
          <w:ilvl w:val="0"/>
          <w:numId w:val="6"/>
        </w:numPr>
      </w:pPr>
      <w:r w:rsidRPr="00F8347F">
        <w:t>How-to-guides</w:t>
      </w:r>
    </w:p>
    <w:p w14:paraId="18DAA3EE" w14:textId="77777777" w:rsidR="00F8347F" w:rsidRPr="00F8347F" w:rsidRDefault="00F8347F" w:rsidP="000D2EDB">
      <w:pPr>
        <w:pStyle w:val="ListParagraph"/>
        <w:numPr>
          <w:ilvl w:val="0"/>
          <w:numId w:val="6"/>
        </w:numPr>
      </w:pPr>
      <w:r w:rsidRPr="00F8347F">
        <w:t>Tutorials</w:t>
      </w:r>
    </w:p>
    <w:p w14:paraId="16CF940A" w14:textId="77777777" w:rsidR="00F8347F" w:rsidRPr="00F8347F" w:rsidRDefault="00F8347F" w:rsidP="000D2EDB">
      <w:pPr>
        <w:pStyle w:val="ListParagraph"/>
        <w:numPr>
          <w:ilvl w:val="0"/>
          <w:numId w:val="6"/>
        </w:numPr>
      </w:pPr>
      <w:r w:rsidRPr="00F8347F">
        <w:t>Reference documentation</w:t>
      </w:r>
    </w:p>
    <w:p w14:paraId="346F0E6A" w14:textId="77777777" w:rsidR="00F8347F" w:rsidRPr="00F8347F" w:rsidRDefault="00F8347F" w:rsidP="000D2EDB">
      <w:pPr>
        <w:pStyle w:val="ListParagraph"/>
        <w:numPr>
          <w:ilvl w:val="0"/>
          <w:numId w:val="6"/>
        </w:numPr>
      </w:pPr>
      <w:r w:rsidRPr="00F8347F">
        <w:lastRenderedPageBreak/>
        <w:t>Glossary</w:t>
      </w:r>
    </w:p>
    <w:p w14:paraId="2388B6A0" w14:textId="77777777" w:rsidR="00F8347F" w:rsidRPr="00F8347F" w:rsidRDefault="00F8347F" w:rsidP="000D2EDB">
      <w:pPr>
        <w:pStyle w:val="ListParagraph"/>
        <w:numPr>
          <w:ilvl w:val="0"/>
          <w:numId w:val="6"/>
        </w:numPr>
      </w:pPr>
      <w:r w:rsidRPr="00F8347F">
        <w:t>Change documentation</w:t>
      </w:r>
    </w:p>
    <w:p w14:paraId="4ED2E1DB" w14:textId="77777777" w:rsidR="00F8347F" w:rsidRPr="00F8347F" w:rsidRDefault="00F8347F" w:rsidP="000D2EDB">
      <w:pPr>
        <w:pStyle w:val="ListParagraph"/>
        <w:numPr>
          <w:ilvl w:val="0"/>
          <w:numId w:val="6"/>
        </w:numPr>
      </w:pPr>
      <w:r w:rsidRPr="00F8347F">
        <w:t>Troubleshooting documentation</w:t>
      </w:r>
    </w:p>
    <w:p w14:paraId="0B2F5E36" w14:textId="77777777" w:rsidR="00F8347F" w:rsidRPr="00F8347F" w:rsidRDefault="00F8347F" w:rsidP="00C624DA"/>
    <w:p w14:paraId="333DF451" w14:textId="77777777" w:rsidR="00F8347F" w:rsidRPr="00F8347F" w:rsidRDefault="00F8347F" w:rsidP="00C624DA">
      <w:r w:rsidRPr="00F8347F">
        <w:t>The book demonstrates simple templates for each type of content (see Figures 1,2).</w:t>
      </w:r>
    </w:p>
    <w:p w14:paraId="48982C4F" w14:textId="77777777" w:rsidR="00B84636" w:rsidRDefault="00B84636" w:rsidP="00C624DA"/>
    <w:p w14:paraId="2FEE9607" w14:textId="33FCA1DA" w:rsidR="007C366D" w:rsidRDefault="00C41C48" w:rsidP="00901C74">
      <w:pPr>
        <w:keepNext/>
        <w:ind w:right="0"/>
      </w:pPr>
      <w:r>
        <w:rPr>
          <w:noProof/>
        </w:rPr>
        <w:drawing>
          <wp:inline distT="0" distB="0" distL="0" distR="0" wp14:anchorId="7DD9EDE0" wp14:editId="53CA0E7C">
            <wp:extent cx="3406486" cy="3116330"/>
            <wp:effectExtent l="57150" t="57150" r="99060" b="1035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19000" contrast="40000"/>
                              </a14:imgEffect>
                            </a14:imgLayer>
                          </a14:imgProps>
                        </a:ext>
                        <a:ext uri="{28A0092B-C50C-407E-A947-70E740481C1C}">
                          <a14:useLocalDpi xmlns:a14="http://schemas.microsoft.com/office/drawing/2010/main" val="0"/>
                        </a:ext>
                      </a:extLst>
                    </a:blip>
                    <a:srcRect l="1" t="972" r="-1306"/>
                    <a:stretch/>
                  </pic:blipFill>
                  <pic:spPr bwMode="auto">
                    <a:xfrm>
                      <a:off x="0" y="0"/>
                      <a:ext cx="3407397" cy="311716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5D2606" w14:textId="02BCB0D2" w:rsidR="007C366D" w:rsidRDefault="00901C74" w:rsidP="00BF5BCD">
      <w:pPr>
        <w:pStyle w:val="Caption"/>
        <w:rPr>
          <w:color w:val="0E101A"/>
        </w:rPr>
      </w:pPr>
      <w:r>
        <w:t xml:space="preserve">Figure </w:t>
      </w:r>
      <w:r w:rsidR="009A3EDF">
        <w:fldChar w:fldCharType="begin"/>
      </w:r>
      <w:r w:rsidR="009A3EDF">
        <w:instrText xml:space="preserve"> SEQ Figure \* ARABIC </w:instrText>
      </w:r>
      <w:r w:rsidR="009A3EDF">
        <w:fldChar w:fldCharType="separate"/>
      </w:r>
      <w:r w:rsidR="00636EE2">
        <w:rPr>
          <w:noProof/>
        </w:rPr>
        <w:t>1</w:t>
      </w:r>
      <w:r w:rsidR="009A3EDF">
        <w:rPr>
          <w:noProof/>
        </w:rPr>
        <w:fldChar w:fldCharType="end"/>
      </w:r>
      <w:r w:rsidR="009F7966">
        <w:rPr>
          <w:noProof/>
        </w:rPr>
        <w:t xml:space="preserve"> README file </w:t>
      </w:r>
      <w:r w:rsidR="00F73122">
        <w:rPr>
          <w:noProof/>
        </w:rPr>
        <w:t>template</w:t>
      </w:r>
    </w:p>
    <w:p w14:paraId="4BF222CD" w14:textId="77777777" w:rsidR="00636EE2" w:rsidRDefault="000E392C" w:rsidP="00636EE2">
      <w:pPr>
        <w:keepNext/>
        <w:spacing w:line="240" w:lineRule="auto"/>
        <w:ind w:right="0"/>
        <w:jc w:val="left"/>
      </w:pPr>
      <w:r>
        <w:rPr>
          <w:rFonts w:ascii="Times New Roman" w:eastAsia="Times New Roman" w:hAnsi="Times New Roman" w:cs="Times New Roman"/>
          <w:noProof/>
          <w:color w:val="auto"/>
        </w:rPr>
        <w:drawing>
          <wp:inline distT="0" distB="0" distL="0" distR="0" wp14:anchorId="1B002912" wp14:editId="7228864B">
            <wp:extent cx="3903406" cy="3018213"/>
            <wp:effectExtent l="57150" t="57150" r="97155" b="8699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956" t="3153" r="991"/>
                    <a:stretch/>
                  </pic:blipFill>
                  <pic:spPr bwMode="auto">
                    <a:xfrm>
                      <a:off x="0" y="0"/>
                      <a:ext cx="3905021" cy="3019462"/>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7BCC99" w14:textId="0B1F1AAC" w:rsidR="00993F18" w:rsidRPr="00993F18" w:rsidRDefault="00636EE2" w:rsidP="00636EE2">
      <w:pPr>
        <w:pStyle w:val="Caption"/>
        <w:jc w:val="left"/>
        <w:rPr>
          <w:rFonts w:ascii="Times New Roman" w:eastAsia="Times New Roman" w:hAnsi="Times New Roman" w:cs="Times New Roman"/>
          <w:color w:val="auto"/>
        </w:rPr>
      </w:pPr>
      <w:r>
        <w:t xml:space="preserve">Figure </w:t>
      </w:r>
      <w:r w:rsidR="009A3EDF">
        <w:fldChar w:fldCharType="begin"/>
      </w:r>
      <w:r w:rsidR="009A3EDF">
        <w:instrText xml:space="preserve"> SEQ Figure \* ARABIC </w:instrText>
      </w:r>
      <w:r w:rsidR="009A3EDF">
        <w:fldChar w:fldCharType="separate"/>
      </w:r>
      <w:r>
        <w:rPr>
          <w:noProof/>
        </w:rPr>
        <w:t>2</w:t>
      </w:r>
      <w:r w:rsidR="009A3EDF">
        <w:rPr>
          <w:noProof/>
        </w:rPr>
        <w:fldChar w:fldCharType="end"/>
      </w:r>
      <w:r>
        <w:t xml:space="preserve"> Conceptual guide</w:t>
      </w:r>
    </w:p>
    <w:p w14:paraId="39644313"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566E0804" w14:textId="6FD51027" w:rsidR="00993F18" w:rsidRDefault="00993F18" w:rsidP="00993F18">
      <w:pPr>
        <w:spacing w:line="240" w:lineRule="auto"/>
        <w:rPr>
          <w:rFonts w:eastAsia="Times New Roman" w:cs="Times New Roman"/>
          <w:shd w:val="clear" w:color="auto" w:fill="FFFFFF"/>
        </w:rPr>
      </w:pPr>
      <w:r w:rsidRPr="00993F18">
        <w:rPr>
          <w:rFonts w:eastAsia="Times New Roman" w:cs="Times New Roman"/>
          <w:shd w:val="clear" w:color="auto" w:fill="FFFFFF"/>
        </w:rPr>
        <w:t xml:space="preserve">In the end of the book the reader will find a list of resources </w:t>
      </w:r>
      <w:r w:rsidR="00B7220C">
        <w:rPr>
          <w:rFonts w:eastAsia="Times New Roman" w:cs="Times New Roman"/>
          <w:shd w:val="clear" w:color="auto" w:fill="FFFFFF"/>
        </w:rPr>
        <w:t>on</w:t>
      </w:r>
      <w:r w:rsidRPr="00993F18">
        <w:rPr>
          <w:rFonts w:eastAsia="Times New Roman" w:cs="Times New Roman"/>
          <w:shd w:val="clear" w:color="auto" w:fill="FFFFFF"/>
        </w:rPr>
        <w:t xml:space="preserve"> templates for different types of content.</w:t>
      </w:r>
    </w:p>
    <w:p w14:paraId="0D437E84" w14:textId="77777777" w:rsidR="00257BA6" w:rsidRDefault="00257BA6" w:rsidP="00993F18">
      <w:pPr>
        <w:spacing w:line="240" w:lineRule="auto"/>
        <w:rPr>
          <w:rFonts w:eastAsia="Times New Roman" w:cs="Times New Roman"/>
          <w:shd w:val="clear" w:color="auto" w:fill="FFFFFF"/>
        </w:rPr>
      </w:pPr>
    </w:p>
    <w:p w14:paraId="563672AB" w14:textId="530BB938" w:rsidR="00993F18" w:rsidRDefault="00B82772" w:rsidP="00993F18">
      <w:pPr>
        <w:spacing w:line="240" w:lineRule="auto"/>
        <w:ind w:right="0"/>
        <w:jc w:val="left"/>
        <w:rPr>
          <w:rFonts w:eastAsia="Times New Roman" w:cs="Times New Roman"/>
          <w:shd w:val="clear" w:color="auto" w:fill="FFFFFF"/>
        </w:rPr>
      </w:pPr>
      <w:ins w:id="30" w:author="Natalia Dowding" w:date="2022-04-19T11:12:00Z">
        <w:r>
          <w:rPr>
            <w:shd w:val="clear" w:color="auto" w:fill="FFFFFF"/>
          </w:rPr>
          <w:t>As a result, the developer</w:t>
        </w:r>
      </w:ins>
      <w:r w:rsidR="005572ED">
        <w:rPr>
          <w:shd w:val="clear" w:color="auto" w:fill="FFFFFF"/>
        </w:rPr>
        <w:t xml:space="preserve"> can decide what </w:t>
      </w:r>
      <w:r w:rsidR="00005E77">
        <w:rPr>
          <w:shd w:val="clear" w:color="auto" w:fill="FFFFFF"/>
        </w:rPr>
        <w:t>need to be included and</w:t>
      </w:r>
      <w:ins w:id="31" w:author="Natalia Dowding" w:date="2022-04-19T11:12:00Z">
        <w:r>
          <w:rPr>
            <w:shd w:val="clear" w:color="auto" w:fill="FFFFFF"/>
          </w:rPr>
          <w:t xml:space="preserve"> will come up with </w:t>
        </w:r>
      </w:ins>
      <w:r w:rsidR="00005E77">
        <w:rPr>
          <w:shd w:val="clear" w:color="auto" w:fill="FFFFFF"/>
        </w:rPr>
        <w:t>an</w:t>
      </w:r>
      <w:ins w:id="32" w:author="Natalia Dowding" w:date="2022-04-19T11:12:00Z">
        <w:r>
          <w:rPr>
            <w:shd w:val="clear" w:color="auto" w:fill="FFFFFF"/>
          </w:rPr>
          <w:t xml:space="preserve"> outline of the content and a clear understanding of what he needs to write (see Fig</w:t>
        </w:r>
      </w:ins>
      <w:ins w:id="33" w:author="Natalia Dowding" w:date="2022-04-19T11:21:00Z">
        <w:r w:rsidR="00947C41">
          <w:rPr>
            <w:shd w:val="clear" w:color="auto" w:fill="FFFFFF"/>
          </w:rPr>
          <w:t>ure</w:t>
        </w:r>
      </w:ins>
      <w:ins w:id="34" w:author="Natalia Dowding" w:date="2022-04-19T11:12:00Z">
        <w:r>
          <w:rPr>
            <w:shd w:val="clear" w:color="auto" w:fill="FFFFFF"/>
          </w:rPr>
          <w:t xml:space="preserve"> </w:t>
        </w:r>
      </w:ins>
      <w:r w:rsidR="002050E4">
        <w:rPr>
          <w:shd w:val="clear" w:color="auto" w:fill="FFFFFF"/>
        </w:rPr>
        <w:t>3</w:t>
      </w:r>
      <w:ins w:id="35" w:author="Natalia Dowding" w:date="2022-04-19T11:12:00Z">
        <w:r>
          <w:rPr>
            <w:shd w:val="clear" w:color="auto" w:fill="FFFFFF"/>
          </w:rPr>
          <w:t>).</w:t>
        </w:r>
      </w:ins>
    </w:p>
    <w:p w14:paraId="5C8DA3CB" w14:textId="77777777" w:rsidR="0098599E" w:rsidRPr="00993F18" w:rsidRDefault="0098599E" w:rsidP="00993F18">
      <w:pPr>
        <w:spacing w:line="240" w:lineRule="auto"/>
        <w:ind w:right="0"/>
        <w:jc w:val="left"/>
        <w:rPr>
          <w:rFonts w:ascii="Times New Roman" w:eastAsia="Times New Roman" w:hAnsi="Times New Roman" w:cs="Times New Roman"/>
          <w:color w:val="auto"/>
        </w:rPr>
      </w:pPr>
    </w:p>
    <w:p w14:paraId="09610543" w14:textId="6A3CEABF" w:rsidR="00BC58D1" w:rsidRPr="00257BA6" w:rsidRDefault="008958B6" w:rsidP="008958B6">
      <w:pPr>
        <w:spacing w:line="240" w:lineRule="auto"/>
        <w:rPr>
          <w:ins w:id="36" w:author="Natalia Dowding" w:date="2022-04-19T10:44:00Z"/>
          <w:rFonts w:ascii="Times New Roman" w:eastAsia="Times New Roman" w:hAnsi="Times New Roman" w:cs="Times New Roman"/>
          <w:color w:val="auto"/>
        </w:rPr>
      </w:pPr>
      <w:ins w:id="37" w:author="Natalia Dowding" w:date="2022-04-19T10:35:00Z">
        <w:r w:rsidRPr="008958B6">
          <w:rPr>
            <w:rFonts w:eastAsia="Times New Roman" w:cs="Times New Roman"/>
            <w:shd w:val="clear" w:color="auto" w:fill="FFFFFF"/>
          </w:rPr>
          <w:t>What I find particularly attractive in this book, is that with any new task the authors provide a checklist for the developer to go through before moving to the next task</w:t>
        </w:r>
      </w:ins>
      <w:ins w:id="38" w:author="Natalia Dowding" w:date="2022-04-19T11:21:00Z">
        <w:r w:rsidR="00947C41">
          <w:rPr>
            <w:rFonts w:eastAsia="Times New Roman" w:cs="Times New Roman"/>
            <w:shd w:val="clear" w:color="auto" w:fill="FFFFFF"/>
          </w:rPr>
          <w:t xml:space="preserve"> (see Figure </w:t>
        </w:r>
      </w:ins>
      <w:r w:rsidR="0095161E">
        <w:rPr>
          <w:rFonts w:eastAsia="Times New Roman" w:cs="Times New Roman"/>
          <w:shd w:val="clear" w:color="auto" w:fill="FFFFFF"/>
        </w:rPr>
        <w:t>4</w:t>
      </w:r>
      <w:ins w:id="39" w:author="Natalia Dowding" w:date="2022-04-19T11:21:00Z">
        <w:r w:rsidR="00947C41">
          <w:rPr>
            <w:rFonts w:eastAsia="Times New Roman" w:cs="Times New Roman"/>
            <w:shd w:val="clear" w:color="auto" w:fill="FFFFFF"/>
          </w:rPr>
          <w:t>)</w:t>
        </w:r>
      </w:ins>
      <w:ins w:id="40" w:author="Natalia Dowding" w:date="2022-04-19T10:35:00Z">
        <w:r w:rsidRPr="008958B6">
          <w:rPr>
            <w:rFonts w:eastAsia="Times New Roman" w:cs="Times New Roman"/>
            <w:shd w:val="clear" w:color="auto" w:fill="FFFFFF"/>
          </w:rPr>
          <w:t>.</w:t>
        </w:r>
      </w:ins>
    </w:p>
    <w:p w14:paraId="6CBC9E77" w14:textId="77777777" w:rsidR="00983C3B" w:rsidRDefault="00983C3B" w:rsidP="008958B6">
      <w:pPr>
        <w:spacing w:line="240" w:lineRule="auto"/>
        <w:rPr>
          <w:ins w:id="41" w:author="Natalia Dowding" w:date="2022-04-19T10:44:00Z"/>
          <w:color w:val="0E101A"/>
        </w:rPr>
      </w:pPr>
    </w:p>
    <w:p w14:paraId="7B36B1CE" w14:textId="77777777" w:rsidR="00D07420" w:rsidRDefault="0053414A" w:rsidP="00D07420">
      <w:pPr>
        <w:keepNext/>
        <w:spacing w:line="240" w:lineRule="auto"/>
      </w:pPr>
      <w:r>
        <w:rPr>
          <w:noProof/>
          <w:color w:val="0E101A"/>
        </w:rPr>
        <w:drawing>
          <wp:inline distT="0" distB="0" distL="0" distR="0" wp14:anchorId="7F8F62F0" wp14:editId="08B0C4BF">
            <wp:extent cx="3732068" cy="3199822"/>
            <wp:effectExtent l="57150" t="57150" r="97155" b="958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t="3095" r="833"/>
                    <a:stretch/>
                  </pic:blipFill>
                  <pic:spPr bwMode="auto">
                    <a:xfrm>
                      <a:off x="0" y="0"/>
                      <a:ext cx="3734561" cy="320196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0ECA1D" w14:textId="0EA4AA4D" w:rsidR="00983C3B" w:rsidRDefault="00D07420" w:rsidP="00D07420">
      <w:pPr>
        <w:pStyle w:val="Caption"/>
        <w:rPr>
          <w:ins w:id="42" w:author="Natalia Dowding" w:date="2022-04-19T11:13:00Z"/>
        </w:rPr>
      </w:pPr>
      <w:r>
        <w:t xml:space="preserve">Figure </w:t>
      </w:r>
      <w:r w:rsidR="009A3EDF">
        <w:fldChar w:fldCharType="begin"/>
      </w:r>
      <w:r w:rsidR="009A3EDF">
        <w:instrText xml:space="preserve"> SEQ Figure \* ARABIC </w:instrText>
      </w:r>
      <w:r w:rsidR="009A3EDF">
        <w:fldChar w:fldCharType="separate"/>
      </w:r>
      <w:r w:rsidR="00636EE2">
        <w:rPr>
          <w:noProof/>
        </w:rPr>
        <w:t>3</w:t>
      </w:r>
      <w:r w:rsidR="009A3EDF">
        <w:rPr>
          <w:noProof/>
        </w:rPr>
        <w:fldChar w:fldCharType="end"/>
      </w:r>
      <w:r>
        <w:t xml:space="preserve"> Content outline</w:t>
      </w:r>
    </w:p>
    <w:p w14:paraId="13F25890" w14:textId="77777777" w:rsidR="00272758" w:rsidRDefault="00272758" w:rsidP="00272758">
      <w:pPr>
        <w:rPr>
          <w:ins w:id="43" w:author="Natalia Dowding" w:date="2022-04-19T11:13:00Z"/>
        </w:rPr>
      </w:pPr>
    </w:p>
    <w:p w14:paraId="4185AE65" w14:textId="77777777" w:rsidR="00833904" w:rsidRDefault="00272758">
      <w:pPr>
        <w:keepNext/>
        <w:rPr>
          <w:ins w:id="44" w:author="Natalia Dowding" w:date="2022-04-19T11:14:00Z"/>
        </w:rPr>
        <w:pPrChange w:id="45" w:author="Natalia Dowding" w:date="2022-04-19T11:14:00Z">
          <w:pPr/>
        </w:pPrChange>
      </w:pPr>
      <w:ins w:id="46" w:author="Natalia Dowding" w:date="2022-04-19T11:13:00Z">
        <w:r>
          <w:rPr>
            <w:noProof/>
          </w:rPr>
          <w:drawing>
            <wp:inline distT="0" distB="0" distL="0" distR="0" wp14:anchorId="40647046" wp14:editId="7CE4EC6A">
              <wp:extent cx="2462565" cy="3834718"/>
              <wp:effectExtent l="57150" t="57150" r="90170" b="901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463917" cy="383682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4AFA67F3" w14:textId="36E54E90" w:rsidR="00272758" w:rsidRPr="00272758" w:rsidRDefault="00833904">
      <w:pPr>
        <w:pStyle w:val="Caption"/>
        <w:rPr>
          <w:rPrChange w:id="47" w:author="Natalia Dowding" w:date="2022-04-19T11:13:00Z">
            <w:rPr>
              <w:color w:val="0E101A"/>
            </w:rPr>
          </w:rPrChange>
        </w:rPr>
        <w:pPrChange w:id="48" w:author="Natalia Dowding" w:date="2022-04-19T11:14:00Z">
          <w:pPr>
            <w:ind w:right="0"/>
          </w:pPr>
        </w:pPrChange>
      </w:pPr>
      <w:ins w:id="49" w:author="Natalia Dowding" w:date="2022-04-19T11:14:00Z">
        <w:r>
          <w:t xml:space="preserve">Figure </w:t>
        </w:r>
        <w:r>
          <w:fldChar w:fldCharType="begin"/>
        </w:r>
        <w:r>
          <w:instrText xml:space="preserve"> SEQ Figure \* ARABIC </w:instrText>
        </w:r>
      </w:ins>
      <w:r>
        <w:fldChar w:fldCharType="separate"/>
      </w:r>
      <w:r w:rsidR="00636EE2">
        <w:rPr>
          <w:noProof/>
        </w:rPr>
        <w:t>4</w:t>
      </w:r>
      <w:ins w:id="50" w:author="Natalia Dowding" w:date="2022-04-19T11:14:00Z">
        <w:r>
          <w:fldChar w:fldCharType="end"/>
        </w:r>
        <w:r>
          <w:t xml:space="preserve"> Checklist for planning documentation</w:t>
        </w:r>
      </w:ins>
    </w:p>
    <w:p w14:paraId="748464CD" w14:textId="7F84D91B" w:rsidR="007B3EBB" w:rsidRDefault="00D94AAF" w:rsidP="00F10980">
      <w:pPr>
        <w:rPr>
          <w:shd w:val="clear" w:color="auto" w:fill="FFFFFF"/>
        </w:rPr>
      </w:pPr>
      <w:del w:id="51" w:author="Natalia Dowding" w:date="2022-04-19T19:53:00Z">
        <w:r w:rsidDel="00503EFE">
          <w:delText>Introducing structure</w:delText>
        </w:r>
        <w:r w:rsidR="00E35ACB" w:rsidDel="00503EFE">
          <w:delText xml:space="preserve"> is important for a beginner </w:delText>
        </w:r>
      </w:del>
      <w:del w:id="52" w:author="Natalia Dowding" w:date="2022-04-19T11:22:00Z">
        <w:r w:rsidR="00E35ACB" w:rsidDel="00134A53">
          <w:delText>writer</w:delText>
        </w:r>
        <w:r w:rsidR="00445B64" w:rsidDel="00134A53">
          <w:delText>, and</w:delText>
        </w:r>
      </w:del>
      <w:del w:id="53" w:author="Natalia Dowding" w:date="2022-04-19T19:53:00Z">
        <w:r w:rsidR="00445B64" w:rsidDel="00503EFE">
          <w:delText xml:space="preserve"> h</w:delText>
        </w:r>
        <w:r w:rsidR="00E35ACB" w:rsidDel="00503EFE">
          <w:delText xml:space="preserve">aving a pattern or template </w:delText>
        </w:r>
        <w:r w:rsidR="00445B64" w:rsidDel="00503EFE">
          <w:delText>to follow</w:delText>
        </w:r>
        <w:r w:rsidR="004807E2" w:rsidDel="00503EFE">
          <w:delText xml:space="preserve"> </w:delText>
        </w:r>
        <w:r w:rsidR="00E35ACB" w:rsidDel="00503EFE">
          <w:delText xml:space="preserve">eliminates the difficult task of designing </w:delText>
        </w:r>
        <w:r w:rsidR="00445B64" w:rsidDel="00503EFE">
          <w:delText>some sort of structure from scratch, while allowing dev</w:delText>
        </w:r>
        <w:r w:rsidR="004807E2" w:rsidDel="00503EFE">
          <w:delText>eloper</w:delText>
        </w:r>
        <w:r w:rsidR="00445B64" w:rsidDel="00503EFE">
          <w:delText>s to learn from the</w:delText>
        </w:r>
        <w:r w:rsidR="004807E2" w:rsidDel="00503EFE">
          <w:delText xml:space="preserve"> </w:delText>
        </w:r>
        <w:r w:rsidR="00E35ACB" w:rsidDel="00503EFE">
          <w:delText>experience of others</w:delText>
        </w:r>
        <w:r w:rsidR="004807E2" w:rsidDel="00503EFE">
          <w:delText>, allowing them</w:delText>
        </w:r>
        <w:r w:rsidR="00445B64" w:rsidDel="00503EFE">
          <w:delText xml:space="preserve"> more tim</w:delText>
        </w:r>
      </w:del>
      <w:r w:rsidR="00760F0B" w:rsidRPr="00760F0B">
        <w:rPr>
          <w:shd w:val="clear" w:color="auto" w:fill="FFFFFF"/>
        </w:rPr>
        <w:t xml:space="preserve"> </w:t>
      </w:r>
      <w:r w:rsidR="00760F0B">
        <w:rPr>
          <w:shd w:val="clear" w:color="auto" w:fill="FFFFFF"/>
        </w:rPr>
        <w:t xml:space="preserve">Drafting is, probably, one of the most difficult stages of a writing project. The authors mention a few important points to bear in mind when drafting documentation: using </w:t>
      </w:r>
      <w:r w:rsidR="00760F0B">
        <w:rPr>
          <w:shd w:val="clear" w:color="auto" w:fill="FFFFFF"/>
        </w:rPr>
        <w:lastRenderedPageBreak/>
        <w:t>an inverted pyramid structure, breaking up big pieces of text and seeking for clarity and conciseness. </w:t>
      </w:r>
    </w:p>
    <w:p w14:paraId="713E4784" w14:textId="77777777" w:rsidR="00760F0B" w:rsidRPr="003E7719" w:rsidRDefault="00760F0B" w:rsidP="00F10980"/>
    <w:p w14:paraId="5A0BA4C7" w14:textId="7AB4E2A2" w:rsidR="002B30CD" w:rsidRDefault="002B30CD" w:rsidP="002B30CD">
      <w:pPr>
        <w:spacing w:line="240" w:lineRule="auto"/>
        <w:rPr>
          <w:ins w:id="54" w:author="Natalia Dowding" w:date="2022-04-19T19:52:00Z"/>
          <w:rFonts w:eastAsia="Times New Roman" w:cs="Times New Roman"/>
          <w:shd w:val="clear" w:color="auto" w:fill="FFFFFF"/>
        </w:rPr>
      </w:pPr>
      <w:ins w:id="55" w:author="Natalia Dowding" w:date="2022-04-19T11:24:00Z">
        <w:r w:rsidRPr="002B30CD">
          <w:rPr>
            <w:rFonts w:eastAsia="Times New Roman" w:cs="Times New Roman"/>
            <w:shd w:val="clear" w:color="auto" w:fill="FFFFFF"/>
          </w:rPr>
          <w:t xml:space="preserve">Both coding and writing are creative processes, but they are </w:t>
        </w:r>
      </w:ins>
      <w:r w:rsidR="006732B1">
        <w:rPr>
          <w:rFonts w:eastAsia="Times New Roman" w:cs="Times New Roman"/>
          <w:shd w:val="clear" w:color="auto" w:fill="FFFFFF"/>
        </w:rPr>
        <w:t>different in nature</w:t>
      </w:r>
      <w:ins w:id="56" w:author="Natalia Dowding" w:date="2022-04-19T11:24:00Z">
        <w:r w:rsidRPr="002B30CD">
          <w:rPr>
            <w:rFonts w:eastAsia="Times New Roman" w:cs="Times New Roman"/>
            <w:shd w:val="clear" w:color="auto" w:fill="FFFFFF"/>
          </w:rPr>
          <w:t xml:space="preserve">. What authors achieved here is that they </w:t>
        </w:r>
      </w:ins>
      <w:r w:rsidR="00D421F0">
        <w:rPr>
          <w:rFonts w:eastAsia="Times New Roman" w:cs="Times New Roman"/>
          <w:shd w:val="clear" w:color="auto" w:fill="FFFFFF"/>
        </w:rPr>
        <w:t xml:space="preserve">bring in </w:t>
      </w:r>
      <w:r w:rsidR="00FF599C">
        <w:rPr>
          <w:rFonts w:eastAsia="Times New Roman" w:cs="Times New Roman"/>
          <w:shd w:val="clear" w:color="auto" w:fill="FFFFFF"/>
        </w:rPr>
        <w:t>the logic and the method to the</w:t>
      </w:r>
      <w:ins w:id="57" w:author="Natalia Dowding" w:date="2022-04-19T11:24:00Z">
        <w:r w:rsidRPr="002B30CD">
          <w:rPr>
            <w:rFonts w:eastAsia="Times New Roman" w:cs="Times New Roman"/>
            <w:shd w:val="clear" w:color="auto" w:fill="FFFFFF"/>
          </w:rPr>
          <w:t xml:space="preserve"> drafting</w:t>
        </w:r>
      </w:ins>
      <w:r w:rsidR="004074F8">
        <w:rPr>
          <w:rFonts w:eastAsia="Times New Roman" w:cs="Times New Roman"/>
          <w:shd w:val="clear" w:color="auto" w:fill="FFFFFF"/>
        </w:rPr>
        <w:t xml:space="preserve"> process</w:t>
      </w:r>
      <w:ins w:id="58" w:author="Natalia Dowding" w:date="2022-04-19T11:24:00Z">
        <w:r w:rsidRPr="002B30CD">
          <w:rPr>
            <w:rFonts w:eastAsia="Times New Roman" w:cs="Times New Roman"/>
            <w:shd w:val="clear" w:color="auto" w:fill="FFFFFF"/>
          </w:rPr>
          <w:t xml:space="preserve">. This must </w:t>
        </w:r>
      </w:ins>
      <w:r w:rsidR="00F10980" w:rsidRPr="002B30CD">
        <w:rPr>
          <w:rFonts w:eastAsia="Times New Roman" w:cs="Times New Roman"/>
          <w:shd w:val="clear" w:color="auto" w:fill="FFFFFF"/>
        </w:rPr>
        <w:t>appeal</w:t>
      </w:r>
      <w:ins w:id="59" w:author="Natalia Dowding" w:date="2022-04-19T11:24:00Z">
        <w:r w:rsidRPr="002B30CD">
          <w:rPr>
            <w:rFonts w:eastAsia="Times New Roman" w:cs="Times New Roman"/>
            <w:shd w:val="clear" w:color="auto" w:fill="FFFFFF"/>
          </w:rPr>
          <w:t xml:space="preserve"> </w:t>
        </w:r>
      </w:ins>
      <w:r w:rsidR="00572863">
        <w:rPr>
          <w:rFonts w:eastAsia="Times New Roman" w:cs="Times New Roman"/>
          <w:shd w:val="clear" w:color="auto" w:fill="FFFFFF"/>
        </w:rPr>
        <w:t xml:space="preserve">more </w:t>
      </w:r>
      <w:ins w:id="60" w:author="Natalia Dowding" w:date="2022-04-19T11:24:00Z">
        <w:r w:rsidRPr="002B30CD">
          <w:rPr>
            <w:rFonts w:eastAsia="Times New Roman" w:cs="Times New Roman"/>
            <w:shd w:val="clear" w:color="auto" w:fill="FFFFFF"/>
          </w:rPr>
          <w:t xml:space="preserve">to the developers, who often see writing as </w:t>
        </w:r>
      </w:ins>
      <w:r w:rsidR="00187F84">
        <w:rPr>
          <w:rFonts w:eastAsia="Times New Roman" w:cs="Times New Roman"/>
          <w:shd w:val="clear" w:color="auto" w:fill="FFFFFF"/>
        </w:rPr>
        <w:t>a</w:t>
      </w:r>
      <w:ins w:id="61" w:author="Natalia Dowding" w:date="2022-04-19T11:24:00Z">
        <w:r w:rsidRPr="002B30CD">
          <w:rPr>
            <w:rFonts w:eastAsia="Times New Roman" w:cs="Times New Roman"/>
            <w:shd w:val="clear" w:color="auto" w:fill="FFFFFF"/>
          </w:rPr>
          <w:t xml:space="preserve"> </w:t>
        </w:r>
      </w:ins>
      <w:r w:rsidR="00572863">
        <w:rPr>
          <w:rFonts w:eastAsia="Times New Roman" w:cs="Times New Roman"/>
          <w:shd w:val="clear" w:color="auto" w:fill="FFFFFF"/>
        </w:rPr>
        <w:t xml:space="preserve">spontaneous </w:t>
      </w:r>
      <w:ins w:id="62" w:author="Natalia Dowding" w:date="2022-04-19T11:24:00Z">
        <w:r w:rsidRPr="002B30CD">
          <w:rPr>
            <w:rFonts w:eastAsia="Times New Roman" w:cs="Times New Roman"/>
            <w:shd w:val="clear" w:color="auto" w:fill="FFFFFF"/>
          </w:rPr>
          <w:t>work,</w:t>
        </w:r>
      </w:ins>
      <w:r w:rsidR="00187F84">
        <w:rPr>
          <w:rFonts w:eastAsia="Times New Roman" w:cs="Times New Roman"/>
          <w:shd w:val="clear" w:color="auto" w:fill="FFFFFF"/>
        </w:rPr>
        <w:t xml:space="preserve"> totally</w:t>
      </w:r>
      <w:ins w:id="63" w:author="Natalia Dowding" w:date="2022-04-19T11:24:00Z">
        <w:r w:rsidRPr="002B30CD">
          <w:rPr>
            <w:rFonts w:eastAsia="Times New Roman" w:cs="Times New Roman"/>
            <w:shd w:val="clear" w:color="auto" w:fill="FFFFFF"/>
          </w:rPr>
          <w:t xml:space="preserve"> dependent on inspiration.</w:t>
        </w:r>
      </w:ins>
    </w:p>
    <w:p w14:paraId="5A393055" w14:textId="77777777" w:rsidR="00957554" w:rsidRDefault="00957554" w:rsidP="002B30CD">
      <w:pPr>
        <w:spacing w:line="240" w:lineRule="auto"/>
        <w:rPr>
          <w:ins w:id="64" w:author="Natalia Dowding" w:date="2022-04-19T19:52:00Z"/>
          <w:rFonts w:eastAsia="Times New Roman" w:cs="Times New Roman"/>
          <w:shd w:val="clear" w:color="auto" w:fill="FFFFFF"/>
        </w:rPr>
      </w:pPr>
    </w:p>
    <w:p w14:paraId="0C5C0345" w14:textId="1BF91607" w:rsidR="00827D16" w:rsidRDefault="0041419C" w:rsidP="002B30CD">
      <w:pPr>
        <w:spacing w:line="240" w:lineRule="auto"/>
        <w:rPr>
          <w:shd w:val="clear" w:color="auto" w:fill="FFFFFF"/>
        </w:rPr>
      </w:pPr>
      <w:r>
        <w:rPr>
          <w:shd w:val="clear" w:color="auto" w:fill="FFFFFF"/>
        </w:rPr>
        <w:t>The authors strongly advise to use templates. For them, templates are helpful for both writer and user. They allow creating documents consistent in style and structure.</w:t>
      </w:r>
    </w:p>
    <w:p w14:paraId="3E8E365D" w14:textId="3A2AA708" w:rsidR="00827D16" w:rsidRPr="00827D16" w:rsidRDefault="005E46DE" w:rsidP="005E46DE">
      <w:pPr>
        <w:pStyle w:val="Heading2"/>
        <w:rPr>
          <w:ins w:id="65" w:author="Natalia Dowding" w:date="2022-04-19T11:24:00Z"/>
          <w:shd w:val="clear" w:color="auto" w:fill="FFFFFF"/>
        </w:rPr>
      </w:pPr>
      <w:r>
        <w:rPr>
          <w:shd w:val="clear" w:color="auto" w:fill="FFFFFF"/>
        </w:rPr>
        <w:t>Editing</w:t>
      </w:r>
    </w:p>
    <w:p w14:paraId="0BBD49F3" w14:textId="77777777" w:rsidR="002B30CD" w:rsidRPr="002B30CD" w:rsidRDefault="002B30CD" w:rsidP="002B30CD">
      <w:pPr>
        <w:spacing w:line="240" w:lineRule="auto"/>
        <w:ind w:right="0"/>
        <w:jc w:val="left"/>
        <w:rPr>
          <w:ins w:id="66" w:author="Natalia Dowding" w:date="2022-04-19T11:24:00Z"/>
          <w:rFonts w:ascii="Times New Roman" w:eastAsia="Times New Roman" w:hAnsi="Times New Roman" w:cs="Times New Roman"/>
          <w:color w:val="auto"/>
        </w:rPr>
      </w:pPr>
    </w:p>
    <w:p w14:paraId="77CAB914" w14:textId="6C50D19C" w:rsidR="002B30CD" w:rsidRDefault="002B30CD" w:rsidP="002B30CD">
      <w:pPr>
        <w:spacing w:line="240" w:lineRule="auto"/>
        <w:rPr>
          <w:ins w:id="67" w:author="Natalia Dowding" w:date="2022-04-19T19:52:00Z"/>
          <w:rFonts w:eastAsia="Times New Roman" w:cs="Times New Roman"/>
          <w:shd w:val="clear" w:color="auto" w:fill="FFFFFF"/>
        </w:rPr>
      </w:pPr>
      <w:ins w:id="68" w:author="Natalia Dowding" w:date="2022-04-19T11:24:00Z">
        <w:r w:rsidRPr="002B30CD">
          <w:rPr>
            <w:rFonts w:eastAsia="Times New Roman" w:cs="Times New Roman"/>
            <w:shd w:val="clear" w:color="auto" w:fill="FFFFFF"/>
          </w:rPr>
          <w:t xml:space="preserve">With editing - another challenging task for the beginner writer - the authors propose to do it in several runs. Each time you look at one aspect of the document. As before, the authors provide a list of aspects to check. In this way, a confusing and chaotic process becomes something methodical, and, therefore, attainable. The authors draw parallels with coding: editing is </w:t>
        </w:r>
        <w:r w:rsidR="00F4714C" w:rsidRPr="002B30CD">
          <w:rPr>
            <w:rFonts w:eastAsia="Times New Roman" w:cs="Times New Roman"/>
            <w:shd w:val="clear" w:color="auto" w:fill="FFFFFF"/>
          </w:rPr>
          <w:t>like</w:t>
        </w:r>
        <w:r w:rsidRPr="002B30CD">
          <w:rPr>
            <w:rFonts w:eastAsia="Times New Roman" w:cs="Times New Roman"/>
            <w:shd w:val="clear" w:color="auto" w:fill="FFFFFF"/>
          </w:rPr>
          <w:t xml:space="preserve"> testing. </w:t>
        </w:r>
      </w:ins>
    </w:p>
    <w:p w14:paraId="73864A80" w14:textId="01E50205" w:rsidR="00E83473" w:rsidRDefault="00E83473" w:rsidP="002B30CD">
      <w:pPr>
        <w:spacing w:line="240" w:lineRule="auto"/>
        <w:rPr>
          <w:ins w:id="69" w:author="Natalia Dowding" w:date="2022-04-19T19:52:00Z"/>
          <w:rFonts w:eastAsia="Times New Roman" w:cs="Times New Roman"/>
          <w:shd w:val="clear" w:color="auto" w:fill="FFFFFF"/>
        </w:rPr>
      </w:pPr>
    </w:p>
    <w:p w14:paraId="0AC26F6D" w14:textId="77777777" w:rsidR="00F34197" w:rsidRDefault="002000A5">
      <w:pPr>
        <w:ind w:right="0"/>
        <w:rPr>
          <w:shd w:val="clear" w:color="auto" w:fill="FFFFFF"/>
        </w:rPr>
      </w:pPr>
      <w:r>
        <w:rPr>
          <w:shd w:val="clear" w:color="auto" w:fill="FFFFFF"/>
        </w:rPr>
        <w:t xml:space="preserve">The authors stress out </w:t>
      </w:r>
      <w:r w:rsidR="00F34197">
        <w:rPr>
          <w:shd w:val="clear" w:color="auto" w:fill="FFFFFF"/>
        </w:rPr>
        <w:t xml:space="preserve">the importance of peer review. </w:t>
      </w:r>
    </w:p>
    <w:p w14:paraId="131DFB9F" w14:textId="77777777" w:rsidR="00F34197" w:rsidRDefault="00F34197">
      <w:pPr>
        <w:ind w:right="0"/>
        <w:rPr>
          <w:shd w:val="clear" w:color="auto" w:fill="FFFFFF"/>
        </w:rPr>
      </w:pPr>
    </w:p>
    <w:p w14:paraId="02E9FF5C" w14:textId="3BA0723D" w:rsidR="007B3EBB" w:rsidRPr="003E2E2C" w:rsidDel="002B30CD" w:rsidRDefault="00CC0A8E">
      <w:pPr>
        <w:spacing w:line="240" w:lineRule="auto"/>
        <w:rPr>
          <w:del w:id="70" w:author="Natalia Dowding" w:date="2022-04-19T11:24:00Z"/>
          <w:rFonts w:ascii="Times New Roman" w:eastAsia="Times New Roman" w:hAnsi="Times New Roman" w:cs="Times New Roman"/>
          <w:color w:val="auto"/>
          <w:rPrChange w:id="71" w:author="Natalia Dowding" w:date="2022-04-19T19:52:00Z">
            <w:rPr>
              <w:del w:id="72" w:author="Natalia Dowding" w:date="2022-04-19T11:24:00Z"/>
              <w:color w:val="0E101A"/>
            </w:rPr>
          </w:rPrChange>
        </w:rPr>
        <w:pPrChange w:id="73" w:author="Natalia Dowding" w:date="2022-04-19T19:52:00Z">
          <w:pPr>
            <w:ind w:right="0"/>
          </w:pPr>
        </w:pPrChange>
      </w:pPr>
      <w:r>
        <w:rPr>
          <w:shd w:val="clear" w:color="auto" w:fill="FFFFFF"/>
        </w:rPr>
        <w:t>One positive way of providing feedback I found especially interesting.</w:t>
      </w:r>
      <w:ins w:id="74" w:author="Natalia Dowding" w:date="2022-04-19T19:52:00Z">
        <w:r w:rsidR="00E83473">
          <w:rPr>
            <w:shd w:val="clear" w:color="auto" w:fill="FFFFFF"/>
          </w:rPr>
          <w:t xml:space="preserve"> The authors talk about </w:t>
        </w:r>
        <w:r w:rsidR="00E83473">
          <w:rPr>
            <w:i/>
            <w:iCs/>
            <w:shd w:val="clear" w:color="auto" w:fill="FFFFFF"/>
          </w:rPr>
          <w:t>plussing technique</w:t>
        </w:r>
        <w:r w:rsidR="00E83473">
          <w:rPr>
            <w:shd w:val="clear" w:color="auto" w:fill="FFFFFF"/>
          </w:rPr>
          <w:t xml:space="preserve"> as a constructive way to provide a critique. The idea behind is that the reviewers may criticise only if they can give a practical suggestion in return.</w:t>
        </w:r>
      </w:ins>
      <w:del w:id="75" w:author="Natalia Dowding" w:date="2022-04-19T11:24:00Z">
        <w:r w:rsidR="00CC0196" w:rsidDel="002B30CD">
          <w:rPr>
            <w:color w:val="0E101A"/>
          </w:rPr>
          <w:delText>D</w:delText>
        </w:r>
        <w:r w:rsidR="00E35ACB" w:rsidDel="002B30CD">
          <w:rPr>
            <w:color w:val="0E101A"/>
          </w:rPr>
          <w:delText xml:space="preserve">rafting </w:delText>
        </w:r>
        <w:r w:rsidR="00445B64" w:rsidDel="002B30CD">
          <w:rPr>
            <w:color w:val="0E101A"/>
          </w:rPr>
          <w:delText>can be</w:delText>
        </w:r>
        <w:r w:rsidR="00E35ACB" w:rsidDel="002B30CD">
          <w:rPr>
            <w:color w:val="0E101A"/>
          </w:rPr>
          <w:delText xml:space="preserve"> challenging</w:delText>
        </w:r>
        <w:r w:rsidR="00445B64" w:rsidDel="002B30CD">
          <w:rPr>
            <w:color w:val="0E101A"/>
          </w:rPr>
          <w:delText>,</w:delText>
        </w:r>
        <w:r w:rsidR="00E35ACB" w:rsidDel="002B30CD">
          <w:rPr>
            <w:color w:val="0E101A"/>
          </w:rPr>
          <w:delText xml:space="preserve"> </w:delText>
        </w:r>
        <w:r w:rsidR="00CC0196" w:rsidDel="002B30CD">
          <w:rPr>
            <w:color w:val="0E101A"/>
          </w:rPr>
          <w:delText>and when this is the case, i</w:delText>
        </w:r>
        <w:r w:rsidR="00E35ACB" w:rsidDel="002B30CD">
          <w:rPr>
            <w:color w:val="0E101A"/>
          </w:rPr>
          <w:delText xml:space="preserve">t can be very tempting for non-writers to publish their document straight after creating the first draft. Comparing editing to </w:delText>
        </w:r>
        <w:r w:rsidR="006F6CAD" w:rsidDel="002B30CD">
          <w:rPr>
            <w:color w:val="0E101A"/>
          </w:rPr>
          <w:delText xml:space="preserve">product </w:delText>
        </w:r>
        <w:r w:rsidR="00E35ACB" w:rsidDel="002B30CD">
          <w:rPr>
            <w:color w:val="0E101A"/>
          </w:rPr>
          <w:delText xml:space="preserve">testing </w:delText>
        </w:r>
        <w:r w:rsidR="00D94AAF" w:rsidDel="002B30CD">
          <w:rPr>
            <w:color w:val="0E101A"/>
          </w:rPr>
          <w:delText>can be</w:delText>
        </w:r>
        <w:r w:rsidR="00E35ACB" w:rsidDel="002B30CD">
          <w:rPr>
            <w:color w:val="0E101A"/>
          </w:rPr>
          <w:delText xml:space="preserve"> the most convincing argument for developers</w:delText>
        </w:r>
        <w:r w:rsidR="00CC0196" w:rsidDel="002B30CD">
          <w:rPr>
            <w:color w:val="0E101A"/>
          </w:rPr>
          <w:delText xml:space="preserve"> in encouraging a review and revise approach</w:delText>
        </w:r>
        <w:r w:rsidR="00E35ACB" w:rsidDel="002B30CD">
          <w:rPr>
            <w:color w:val="0E101A"/>
          </w:rPr>
          <w:delText xml:space="preserve">. </w:delText>
        </w:r>
        <w:r w:rsidR="00E35ACB" w:rsidRPr="00CC0196" w:rsidDel="002B30CD">
          <w:rPr>
            <w:color w:val="0E101A"/>
          </w:rPr>
          <w:delText xml:space="preserve">Where possible, </w:delText>
        </w:r>
        <w:r w:rsidR="00CC0196" w:rsidDel="002B30CD">
          <w:rPr>
            <w:color w:val="0E101A"/>
          </w:rPr>
          <w:delText xml:space="preserve">the book </w:delText>
        </w:r>
        <w:r w:rsidR="00E35ACB" w:rsidRPr="00CC0196" w:rsidDel="002B30CD">
          <w:rPr>
            <w:color w:val="0E101A"/>
          </w:rPr>
          <w:delText>authors draw parallels between coding and writing processes, be it conceptual similarities or</w:delText>
        </w:r>
        <w:r w:rsidR="006F6CAD" w:rsidDel="002B30CD">
          <w:rPr>
            <w:color w:val="0E101A"/>
          </w:rPr>
          <w:delText xml:space="preserve"> just</w:delText>
        </w:r>
        <w:r w:rsidR="00CC0196" w:rsidDel="002B30CD">
          <w:rPr>
            <w:color w:val="0E101A"/>
          </w:rPr>
          <w:delText xml:space="preserve"> the</w:delText>
        </w:r>
        <w:r w:rsidR="00E35ACB" w:rsidRPr="00CC0196" w:rsidDel="002B30CD">
          <w:rPr>
            <w:color w:val="0E101A"/>
          </w:rPr>
          <w:delText xml:space="preserve"> processing environment. </w:delText>
        </w:r>
      </w:del>
    </w:p>
    <w:p w14:paraId="65F61CC0" w14:textId="77777777" w:rsidR="007B3EBB" w:rsidDel="00F95AE3" w:rsidRDefault="007B3EBB">
      <w:pPr>
        <w:ind w:right="0"/>
        <w:rPr>
          <w:del w:id="76" w:author="Natalia Dowding" w:date="2022-04-19T11:27:00Z"/>
          <w:color w:val="0E101A"/>
        </w:rPr>
      </w:pPr>
    </w:p>
    <w:p w14:paraId="2DB9D1A9" w14:textId="66966962" w:rsidR="007B3EBB" w:rsidDel="00F95AE3" w:rsidRDefault="00E35ACB">
      <w:pPr>
        <w:ind w:right="0"/>
        <w:rPr>
          <w:del w:id="77" w:author="Natalia Dowding" w:date="2022-04-19T11:27:00Z"/>
          <w:color w:val="0E101A"/>
        </w:rPr>
      </w:pPr>
      <w:commentRangeStart w:id="78"/>
      <w:commentRangeStart w:id="79"/>
      <w:del w:id="80" w:author="Natalia Dowding" w:date="2022-04-19T11:27:00Z">
        <w:r w:rsidDel="00F95AE3">
          <w:rPr>
            <w:color w:val="0E101A"/>
          </w:rPr>
          <w:delText xml:space="preserve">As before, </w:delText>
        </w:r>
        <w:commentRangeEnd w:id="78"/>
        <w:r w:rsidR="00CC0196" w:rsidDel="00F95AE3">
          <w:rPr>
            <w:rStyle w:val="CommentReference"/>
          </w:rPr>
          <w:commentReference w:id="78"/>
        </w:r>
        <w:commentRangeEnd w:id="79"/>
        <w:r w:rsidR="005B4B89" w:rsidDel="00F95AE3">
          <w:rPr>
            <w:rStyle w:val="CommentReference"/>
          </w:rPr>
          <w:commentReference w:id="79"/>
        </w:r>
        <w:r w:rsidDel="00F95AE3">
          <w:rPr>
            <w:color w:val="0E101A"/>
          </w:rPr>
          <w:delText xml:space="preserve">the authors propose a strategy to follow, they show </w:delText>
        </w:r>
        <w:commentRangeStart w:id="81"/>
        <w:commentRangeStart w:id="82"/>
        <w:commentRangeStart w:id="83"/>
        <w:r w:rsidDel="00F95AE3">
          <w:rPr>
            <w:color w:val="0E101A"/>
          </w:rPr>
          <w:delText xml:space="preserve">a few points to keep in mind when editing and reviewing, to </w:delText>
        </w:r>
        <w:r w:rsidR="00CC0196" w:rsidDel="00F95AE3">
          <w:rPr>
            <w:color w:val="0E101A"/>
          </w:rPr>
          <w:delText>make it easier for</w:delText>
        </w:r>
        <w:r w:rsidDel="00F95AE3">
          <w:rPr>
            <w:color w:val="0E101A"/>
          </w:rPr>
          <w:delText xml:space="preserve"> the developer to go through editing tasks. </w:delText>
        </w:r>
        <w:commentRangeEnd w:id="81"/>
        <w:r w:rsidR="00193A23" w:rsidDel="00F95AE3">
          <w:rPr>
            <w:rStyle w:val="CommentReference"/>
          </w:rPr>
          <w:commentReference w:id="81"/>
        </w:r>
        <w:commentRangeEnd w:id="82"/>
        <w:r w:rsidR="005B4B89" w:rsidDel="00F95AE3">
          <w:rPr>
            <w:rStyle w:val="CommentReference"/>
          </w:rPr>
          <w:commentReference w:id="82"/>
        </w:r>
        <w:commentRangeEnd w:id="83"/>
        <w:r w:rsidR="00E13431" w:rsidDel="00F95AE3">
          <w:rPr>
            <w:rStyle w:val="CommentReference"/>
          </w:rPr>
          <w:commentReference w:id="83"/>
        </w:r>
      </w:del>
    </w:p>
    <w:p w14:paraId="4CAD1E0E" w14:textId="77777777" w:rsidR="007B3EBB" w:rsidDel="00F95AE3" w:rsidRDefault="007B3EBB">
      <w:pPr>
        <w:ind w:right="0"/>
        <w:rPr>
          <w:del w:id="84" w:author="Natalia Dowding" w:date="2022-04-19T11:27:00Z"/>
          <w:color w:val="0E101A"/>
        </w:rPr>
      </w:pPr>
    </w:p>
    <w:p w14:paraId="0CE78A69" w14:textId="77777777" w:rsidR="007B3EBB" w:rsidDel="00F95AE3" w:rsidRDefault="007B3EBB">
      <w:pPr>
        <w:ind w:right="0"/>
        <w:rPr>
          <w:del w:id="85" w:author="Natalia Dowding" w:date="2022-04-19T11:27:00Z"/>
          <w:color w:val="0E101A"/>
        </w:rPr>
      </w:pPr>
    </w:p>
    <w:p w14:paraId="36BFC580" w14:textId="7C5F950F" w:rsidR="007B3EBB" w:rsidRDefault="007B3EBB">
      <w:pPr>
        <w:ind w:right="0"/>
        <w:rPr>
          <w:color w:val="0E101A"/>
        </w:rPr>
      </w:pPr>
    </w:p>
    <w:p w14:paraId="79E64992" w14:textId="587EF57D" w:rsidR="000611D9" w:rsidRDefault="000611D9">
      <w:pPr>
        <w:pStyle w:val="Heading2"/>
        <w:pPrChange w:id="86" w:author="Natalia Dowding" w:date="2022-04-19T11:26:00Z">
          <w:pPr>
            <w:ind w:right="0"/>
          </w:pPr>
        </w:pPrChange>
      </w:pPr>
      <w:r>
        <w:t xml:space="preserve">Visual </w:t>
      </w:r>
      <w:commentRangeStart w:id="87"/>
      <w:r>
        <w:t>elements</w:t>
      </w:r>
      <w:commentRangeEnd w:id="87"/>
      <w:r w:rsidR="00273B24">
        <w:rPr>
          <w:rStyle w:val="CommentReference"/>
        </w:rPr>
        <w:commentReference w:id="87"/>
      </w:r>
      <w:ins w:id="88" w:author="Natalia Dowding" w:date="2022-04-19T11:26:00Z">
        <w:r w:rsidR="00E13431">
          <w:t xml:space="preserve"> and code samples</w:t>
        </w:r>
      </w:ins>
    </w:p>
    <w:p w14:paraId="6ABB278C" w14:textId="77777777" w:rsidR="007079EB" w:rsidRPr="007079EB" w:rsidRDefault="007079EB" w:rsidP="007079EB">
      <w:pPr>
        <w:spacing w:line="240" w:lineRule="auto"/>
        <w:rPr>
          <w:ins w:id="89" w:author="Natalia Dowding" w:date="2022-04-19T11:27:00Z"/>
          <w:rFonts w:ascii="Times New Roman" w:eastAsia="Times New Roman" w:hAnsi="Times New Roman" w:cs="Times New Roman"/>
          <w:color w:val="auto"/>
        </w:rPr>
      </w:pPr>
      <w:ins w:id="90" w:author="Natalia Dowding" w:date="2022-04-19T11:27:00Z">
        <w:r w:rsidRPr="007079EB">
          <w:rPr>
            <w:rFonts w:eastAsia="Times New Roman" w:cs="Times New Roman"/>
            <w:shd w:val="clear" w:color="auto" w:fill="FFFFFF"/>
          </w:rPr>
          <w:t>After having discussed the purely textual aspect of the document, the authors embark on code samples and visuals. </w:t>
        </w:r>
      </w:ins>
    </w:p>
    <w:p w14:paraId="06A4FAF0" w14:textId="220415B9" w:rsidR="000611D9" w:rsidRDefault="000611D9">
      <w:pPr>
        <w:ind w:right="0"/>
        <w:rPr>
          <w:ins w:id="91" w:author="Natalia Dowding" w:date="2022-04-19T11:28:00Z"/>
          <w:color w:val="0E101A"/>
        </w:rPr>
      </w:pPr>
    </w:p>
    <w:p w14:paraId="01E8CD76" w14:textId="77777777" w:rsidR="00E23DAF" w:rsidRPr="00E23DAF" w:rsidRDefault="00E23DAF" w:rsidP="00E23DAF">
      <w:pPr>
        <w:spacing w:line="240" w:lineRule="auto"/>
        <w:rPr>
          <w:ins w:id="92" w:author="Natalia Dowding" w:date="2022-04-19T11:28:00Z"/>
          <w:rFonts w:ascii="Times New Roman" w:eastAsia="Times New Roman" w:hAnsi="Times New Roman" w:cs="Times New Roman"/>
          <w:color w:val="auto"/>
        </w:rPr>
      </w:pPr>
      <w:ins w:id="93" w:author="Natalia Dowding" w:date="2022-04-19T11:28:00Z">
        <w:r w:rsidRPr="00E23DAF">
          <w:rPr>
            <w:rFonts w:eastAsia="Times New Roman" w:cs="Times New Roman"/>
            <w:shd w:val="clear" w:color="auto" w:fill="FFFFFF"/>
          </w:rPr>
          <w:t>Unlike writing, dealing with code samples lies within the developers' comfort zone. </w:t>
        </w:r>
      </w:ins>
    </w:p>
    <w:p w14:paraId="5B1ED114" w14:textId="77777777" w:rsidR="00E23DAF" w:rsidRPr="00E23DAF" w:rsidRDefault="00E23DAF" w:rsidP="00E23DAF">
      <w:pPr>
        <w:spacing w:line="240" w:lineRule="auto"/>
        <w:ind w:right="0"/>
        <w:jc w:val="left"/>
        <w:rPr>
          <w:ins w:id="94" w:author="Natalia Dowding" w:date="2022-04-19T11:28:00Z"/>
          <w:rFonts w:ascii="Times New Roman" w:eastAsia="Times New Roman" w:hAnsi="Times New Roman" w:cs="Times New Roman"/>
          <w:color w:val="auto"/>
        </w:rPr>
      </w:pPr>
    </w:p>
    <w:p w14:paraId="11C2181A" w14:textId="23A22FF2" w:rsidR="00E23DAF" w:rsidDel="00E1560D" w:rsidRDefault="00E23DAF" w:rsidP="00E1560D">
      <w:pPr>
        <w:spacing w:line="240" w:lineRule="auto"/>
        <w:rPr>
          <w:del w:id="95" w:author="Natalia Dowding" w:date="2022-04-19T11:28:00Z"/>
          <w:rFonts w:eastAsia="Times New Roman" w:cs="Times New Roman"/>
          <w:shd w:val="clear" w:color="auto" w:fill="FFFFFF"/>
        </w:rPr>
      </w:pPr>
      <w:ins w:id="96" w:author="Natalia Dowding" w:date="2022-04-19T11:28:00Z">
        <w:r w:rsidRPr="00E23DAF">
          <w:rPr>
            <w:rFonts w:eastAsia="Times New Roman" w:cs="Times New Roman"/>
            <w:shd w:val="clear" w:color="auto" w:fill="FFFFFF"/>
          </w:rPr>
          <w:t> Facing a relentless stream of new technologies, apps, and tools to take on board, developers know all too well how important code</w:t>
        </w:r>
      </w:ins>
      <w:ins w:id="97" w:author="Natalia Dowding" w:date="2022-04-19T13:17:00Z">
        <w:r w:rsidR="00864417">
          <w:rPr>
            <w:rFonts w:eastAsia="Times New Roman" w:cs="Times New Roman"/>
            <w:shd w:val="clear" w:color="auto" w:fill="FFFFFF"/>
          </w:rPr>
          <w:t xml:space="preserve"> </w:t>
        </w:r>
      </w:ins>
      <w:ins w:id="98" w:author="Natalia Dowding" w:date="2022-04-19T13:18:00Z">
        <w:r w:rsidR="00C00805">
          <w:rPr>
            <w:rFonts w:eastAsia="Times New Roman" w:cs="Times New Roman"/>
            <w:shd w:val="clear" w:color="auto" w:fill="FFFFFF"/>
          </w:rPr>
          <w:t>to und</w:t>
        </w:r>
      </w:ins>
      <w:ins w:id="99" w:author="Natalia Dowding" w:date="2022-04-19T11:28:00Z">
        <w:r w:rsidRPr="00E23DAF">
          <w:rPr>
            <w:rFonts w:eastAsia="Times New Roman" w:cs="Times New Roman"/>
            <w:shd w:val="clear" w:color="auto" w:fill="FFFFFF"/>
          </w:rPr>
          <w:t xml:space="preserve"> samples can make a huge difference to the comprehension of new material. </w:t>
        </w:r>
      </w:ins>
    </w:p>
    <w:p w14:paraId="20161016" w14:textId="77777777" w:rsidR="00E1560D" w:rsidRDefault="00E1560D">
      <w:pPr>
        <w:spacing w:line="240" w:lineRule="auto"/>
        <w:rPr>
          <w:ins w:id="100" w:author="Natalia Dowding" w:date="2022-04-19T19:56:00Z"/>
          <w:color w:val="0E101A"/>
        </w:rPr>
        <w:pPrChange w:id="101" w:author="Natalia Dowding" w:date="2022-04-19T19:56:00Z">
          <w:pPr>
            <w:ind w:right="0"/>
          </w:pPr>
        </w:pPrChange>
      </w:pPr>
    </w:p>
    <w:p w14:paraId="44599FFB" w14:textId="77777777" w:rsidR="007B3EBB" w:rsidDel="00E23DAF" w:rsidRDefault="007B3EBB">
      <w:pPr>
        <w:spacing w:line="240" w:lineRule="auto"/>
        <w:rPr>
          <w:del w:id="102" w:author="Natalia Dowding" w:date="2022-04-19T11:28:00Z"/>
          <w:color w:val="0E101A"/>
        </w:rPr>
        <w:pPrChange w:id="103" w:author="Natalia Dowding" w:date="2022-04-19T19:56:00Z">
          <w:pPr>
            <w:ind w:right="0"/>
          </w:pPr>
        </w:pPrChange>
      </w:pPr>
    </w:p>
    <w:p w14:paraId="3D5B4B68" w14:textId="35F5618D" w:rsidR="007B3EBB" w:rsidDel="00E23DAF" w:rsidRDefault="00E35ACB">
      <w:pPr>
        <w:spacing w:line="240" w:lineRule="auto"/>
        <w:rPr>
          <w:del w:id="104" w:author="Natalia Dowding" w:date="2022-04-19T11:28:00Z"/>
          <w:color w:val="0E101A"/>
        </w:rPr>
        <w:pPrChange w:id="105" w:author="Natalia Dowding" w:date="2022-04-19T19:56:00Z">
          <w:pPr>
            <w:ind w:right="0"/>
          </w:pPr>
        </w:pPrChange>
      </w:pPr>
      <w:del w:id="106" w:author="Natalia Dowding" w:date="2022-04-19T11:28:00Z">
        <w:r w:rsidDel="00E23DAF">
          <w:rPr>
            <w:color w:val="0E101A"/>
          </w:rPr>
          <w:delText xml:space="preserve">Unlike with writing, developers </w:delText>
        </w:r>
        <w:r w:rsidR="00193A23" w:rsidDel="00E23DAF">
          <w:rPr>
            <w:color w:val="0E101A"/>
          </w:rPr>
          <w:delText>feel more at</w:delText>
        </w:r>
        <w:r w:rsidR="00656331" w:rsidDel="00E23DAF">
          <w:rPr>
            <w:color w:val="0E101A"/>
          </w:rPr>
          <w:delText xml:space="preserve"> </w:delText>
        </w:r>
        <w:r w:rsidDel="00E23DAF">
          <w:rPr>
            <w:color w:val="0E101A"/>
          </w:rPr>
          <w:delText>home with code samples. Facing a relentless stream of new technologies, apps, tools and languages to deal with, developers know</w:delText>
        </w:r>
        <w:r w:rsidR="00193A23" w:rsidDel="00E23DAF">
          <w:rPr>
            <w:color w:val="0E101A"/>
          </w:rPr>
          <w:delText xml:space="preserve"> the relevanc</w:delText>
        </w:r>
        <w:r w:rsidR="00656331" w:rsidDel="00E23DAF">
          <w:rPr>
            <w:color w:val="0E101A"/>
          </w:rPr>
          <w:delText>e</w:delText>
        </w:r>
        <w:r w:rsidR="00193A23" w:rsidDel="00E23DAF">
          <w:rPr>
            <w:color w:val="0E101A"/>
          </w:rPr>
          <w:delText xml:space="preserve"> of</w:delText>
        </w:r>
        <w:r w:rsidDel="00E23DAF">
          <w:rPr>
            <w:color w:val="0E101A"/>
          </w:rPr>
          <w:delText xml:space="preserve"> code samples </w:delText>
        </w:r>
        <w:r w:rsidR="00656331" w:rsidDel="00E23DAF">
          <w:rPr>
            <w:color w:val="0E101A"/>
          </w:rPr>
          <w:delText>in getting a</w:delText>
        </w:r>
        <w:r w:rsidDel="00E23DAF">
          <w:rPr>
            <w:color w:val="0E101A"/>
          </w:rPr>
          <w:delText xml:space="preserve"> better grasp </w:delText>
        </w:r>
        <w:r w:rsidR="00656331" w:rsidDel="00E23DAF">
          <w:rPr>
            <w:color w:val="0E101A"/>
          </w:rPr>
          <w:delText xml:space="preserve">on </w:delText>
        </w:r>
        <w:r w:rsidDel="00E23DAF">
          <w:rPr>
            <w:color w:val="0E101A"/>
          </w:rPr>
          <w:delText>new material.</w:delText>
        </w:r>
      </w:del>
    </w:p>
    <w:p w14:paraId="7268ABD8" w14:textId="10961A06" w:rsidR="007B3EBB" w:rsidDel="00752777" w:rsidRDefault="007B3EBB">
      <w:pPr>
        <w:spacing w:line="240" w:lineRule="auto"/>
        <w:rPr>
          <w:del w:id="107" w:author="Natalia Dowding" w:date="2022-04-19T13:47:00Z"/>
          <w:color w:val="0E101A"/>
        </w:rPr>
        <w:pPrChange w:id="108" w:author="Natalia Dowding" w:date="2022-04-19T19:56:00Z">
          <w:pPr>
            <w:ind w:right="0"/>
          </w:pPr>
        </w:pPrChange>
      </w:pPr>
    </w:p>
    <w:p w14:paraId="69710655" w14:textId="300CE6E3" w:rsidR="00752777" w:rsidRDefault="00752777">
      <w:pPr>
        <w:spacing w:line="240" w:lineRule="auto"/>
        <w:rPr>
          <w:ins w:id="109" w:author="Natalia Dowding" w:date="2022-04-19T13:47:00Z"/>
          <w:color w:val="0E101A"/>
        </w:rPr>
        <w:pPrChange w:id="110" w:author="Natalia Dowding" w:date="2022-04-19T19:56:00Z">
          <w:pPr>
            <w:ind w:right="0"/>
          </w:pPr>
        </w:pPrChange>
      </w:pPr>
    </w:p>
    <w:p w14:paraId="7A025D8A" w14:textId="0E076186" w:rsidR="00752777" w:rsidRDefault="00752777">
      <w:pPr>
        <w:ind w:right="0"/>
        <w:rPr>
          <w:ins w:id="111" w:author="Natalia Dowding" w:date="2022-04-19T13:47:00Z"/>
          <w:color w:val="0E101A"/>
        </w:rPr>
      </w:pPr>
      <w:ins w:id="112" w:author="Natalia Dowding" w:date="2022-04-19T13:47:00Z">
        <w:r>
          <w:rPr>
            <w:shd w:val="clear" w:color="auto" w:fill="FFFFFF"/>
          </w:rPr>
          <w:t xml:space="preserve">To help the developers to create effective code samples, the authors summarise the central principles to follow: the code samples should be well explained, concise and simple. If the sample is executable code, then it should work and be trustworthy. In </w:t>
        </w:r>
        <w:r>
          <w:rPr>
            <w:shd w:val="clear" w:color="auto" w:fill="FFFFFF"/>
          </w:rPr>
          <w:lastRenderedPageBreak/>
          <w:t xml:space="preserve">summary, code samples should demonstrate exactly what they are expected to </w:t>
        </w:r>
      </w:ins>
      <w:r w:rsidR="00E7016F">
        <w:rPr>
          <w:shd w:val="clear" w:color="auto" w:fill="FFFFFF"/>
        </w:rPr>
        <w:t>do</w:t>
      </w:r>
      <w:r w:rsidR="00AA4B9F">
        <w:rPr>
          <w:shd w:val="clear" w:color="auto" w:fill="FFFFFF"/>
        </w:rPr>
        <w:t>,</w:t>
      </w:r>
      <w:r w:rsidR="00B87C1C">
        <w:rPr>
          <w:shd w:val="clear" w:color="auto" w:fill="FFFFFF"/>
        </w:rPr>
        <w:t xml:space="preserve"> any</w:t>
      </w:r>
      <w:ins w:id="113" w:author="Natalia Dowding" w:date="2022-04-19T13:47:00Z">
        <w:r>
          <w:rPr>
            <w:shd w:val="clear" w:color="auto" w:fill="FFFFFF"/>
          </w:rPr>
          <w:t xml:space="preserve"> additional </w:t>
        </w:r>
      </w:ins>
      <w:r w:rsidR="007F5253">
        <w:rPr>
          <w:shd w:val="clear" w:color="auto" w:fill="FFFFFF"/>
        </w:rPr>
        <w:t>functionalit</w:t>
      </w:r>
      <w:r w:rsidR="00B87C1C">
        <w:rPr>
          <w:shd w:val="clear" w:color="auto" w:fill="FFFFFF"/>
        </w:rPr>
        <w:t>y</w:t>
      </w:r>
      <w:ins w:id="114" w:author="Natalia Dowding" w:date="2022-04-19T13:47:00Z">
        <w:r>
          <w:rPr>
            <w:shd w:val="clear" w:color="auto" w:fill="FFFFFF"/>
          </w:rPr>
          <w:t xml:space="preserve"> should be avoided.</w:t>
        </w:r>
      </w:ins>
    </w:p>
    <w:p w14:paraId="34958038" w14:textId="4D063D49" w:rsidR="007B3EBB" w:rsidDel="00752777" w:rsidRDefault="00E35ACB">
      <w:pPr>
        <w:ind w:right="0"/>
        <w:rPr>
          <w:del w:id="115" w:author="Natalia Dowding" w:date="2022-04-19T13:47:00Z"/>
          <w:color w:val="0E101A"/>
        </w:rPr>
      </w:pPr>
      <w:del w:id="116" w:author="Natalia Dowding" w:date="2022-04-19T13:47:00Z">
        <w:r w:rsidDel="00752777">
          <w:rPr>
            <w:color w:val="0E101A"/>
          </w:rPr>
          <w:delText xml:space="preserve">The </w:delText>
        </w:r>
        <w:r w:rsidR="00273B24" w:rsidDel="00752777">
          <w:rPr>
            <w:color w:val="0E101A"/>
          </w:rPr>
          <w:delText xml:space="preserve">reader is presented with </w:delText>
        </w:r>
        <w:r w:rsidDel="00752777">
          <w:rPr>
            <w:color w:val="0E101A"/>
          </w:rPr>
          <w:delText>good practices for creating effective and reliable code samples</w:delText>
        </w:r>
        <w:r w:rsidR="00273B24" w:rsidDel="00752777">
          <w:rPr>
            <w:color w:val="0E101A"/>
          </w:rPr>
          <w:delText>. T</w:delText>
        </w:r>
        <w:r w:rsidDel="00752777">
          <w:rPr>
            <w:color w:val="0E101A"/>
          </w:rPr>
          <w:delText xml:space="preserve">horough testing </w:delText>
        </w:r>
        <w:r w:rsidR="00273B24" w:rsidDel="00752777">
          <w:rPr>
            <w:color w:val="0E101A"/>
          </w:rPr>
          <w:delText>of</w:delText>
        </w:r>
        <w:r w:rsidDel="00752777">
          <w:rPr>
            <w:color w:val="0E101A"/>
          </w:rPr>
          <w:delText xml:space="preserve"> samples </w:delText>
        </w:r>
        <w:r w:rsidR="00273B24" w:rsidDel="00752777">
          <w:rPr>
            <w:color w:val="0E101A"/>
          </w:rPr>
          <w:delText xml:space="preserve">against </w:delText>
        </w:r>
      </w:del>
      <w:del w:id="117" w:author="Natalia Dowding" w:date="2022-04-19T11:28:00Z">
        <w:r w:rsidR="00273B24" w:rsidDel="00C61CAF">
          <w:rPr>
            <w:color w:val="0E101A"/>
          </w:rPr>
          <w:delText xml:space="preserve">the </w:delText>
        </w:r>
        <w:r w:rsidDel="00C61CAF">
          <w:rPr>
            <w:color w:val="0E101A"/>
          </w:rPr>
          <w:delText xml:space="preserve"> current</w:delText>
        </w:r>
      </w:del>
      <w:del w:id="118" w:author="Natalia Dowding" w:date="2022-04-19T13:47:00Z">
        <w:r w:rsidDel="00752777">
          <w:rPr>
            <w:color w:val="0E101A"/>
          </w:rPr>
          <w:delText xml:space="preserve"> version of the product</w:delText>
        </w:r>
        <w:r w:rsidR="00273B24" w:rsidDel="00752777">
          <w:rPr>
            <w:color w:val="0E101A"/>
          </w:rPr>
          <w:delText xml:space="preserve"> is also encouraged.</w:delText>
        </w:r>
      </w:del>
      <w:del w:id="119" w:author="Natalia Dowding" w:date="2022-04-19T13:44:00Z">
        <w:r w:rsidDel="00D02836">
          <w:rPr>
            <w:color w:val="0E101A"/>
          </w:rPr>
          <w:delText xml:space="preserve"> </w:delText>
        </w:r>
      </w:del>
    </w:p>
    <w:p w14:paraId="2D1F4446" w14:textId="3F88FC59" w:rsidR="002A4B39" w:rsidRDefault="002A4B39">
      <w:pPr>
        <w:ind w:right="0"/>
        <w:rPr>
          <w:ins w:id="120" w:author="Natalia Dowding" w:date="2022-04-19T13:54:00Z"/>
          <w:color w:val="0E101A"/>
        </w:rPr>
      </w:pPr>
    </w:p>
    <w:p w14:paraId="11CBF3EE" w14:textId="31424696" w:rsidR="00AF5387" w:rsidRDefault="000E255B">
      <w:pPr>
        <w:ind w:right="0"/>
        <w:rPr>
          <w:ins w:id="121" w:author="Natalia Dowding" w:date="2022-04-19T11:49:00Z"/>
          <w:color w:val="0E101A"/>
        </w:rPr>
      </w:pPr>
      <w:ins w:id="122" w:author="Natalia Dowding" w:date="2022-04-19T13:54:00Z">
        <w:r>
          <w:rPr>
            <w:shd w:val="clear" w:color="auto" w:fill="FFFFFF"/>
          </w:rPr>
          <w:t>The authors also bring up the subject of designing effective code samples. They discuss the questions language choice, code presentation, testing and main</w:t>
        </w:r>
      </w:ins>
      <w:ins w:id="123" w:author="Natalia Dowding" w:date="2022-04-19T13:55:00Z">
        <w:r>
          <w:rPr>
            <w:shd w:val="clear" w:color="auto" w:fill="FFFFFF"/>
          </w:rPr>
          <w:t xml:space="preserve">taining them </w:t>
        </w:r>
        <w:r w:rsidR="003E696F">
          <w:rPr>
            <w:shd w:val="clear" w:color="auto" w:fill="FFFFFF"/>
          </w:rPr>
          <w:t>relevant</w:t>
        </w:r>
      </w:ins>
      <w:ins w:id="124" w:author="Natalia Dowding" w:date="2022-04-19T13:54:00Z">
        <w:r>
          <w:rPr>
            <w:shd w:val="clear" w:color="auto" w:fill="FFFFFF"/>
          </w:rPr>
          <w:t>.</w:t>
        </w:r>
      </w:ins>
    </w:p>
    <w:p w14:paraId="3D45A5E6" w14:textId="33FA2CBE" w:rsidR="00E474DB" w:rsidRDefault="00E474DB">
      <w:pPr>
        <w:ind w:right="0"/>
        <w:rPr>
          <w:ins w:id="125" w:author="Natalia Dowding" w:date="2022-04-19T11:49:00Z"/>
          <w:color w:val="0E101A"/>
        </w:rPr>
      </w:pPr>
    </w:p>
    <w:p w14:paraId="4C3CB03F" w14:textId="2A22BE27" w:rsidR="00E474DB" w:rsidRPr="00E474DB" w:rsidRDefault="00E474DB" w:rsidP="00E474DB">
      <w:pPr>
        <w:spacing w:line="240" w:lineRule="auto"/>
        <w:rPr>
          <w:ins w:id="126" w:author="Natalia Dowding" w:date="2022-04-19T11:49:00Z"/>
          <w:rFonts w:ascii="Times New Roman" w:eastAsia="Times New Roman" w:hAnsi="Times New Roman" w:cs="Times New Roman"/>
          <w:color w:val="auto"/>
        </w:rPr>
      </w:pPr>
      <w:ins w:id="127" w:author="Natalia Dowding" w:date="2022-04-19T11:49:00Z">
        <w:r w:rsidRPr="00E474DB">
          <w:rPr>
            <w:rFonts w:eastAsia="Times New Roman" w:cs="Times New Roman"/>
            <w:shd w:val="clear" w:color="auto" w:fill="FFFFFF"/>
          </w:rPr>
          <w:t xml:space="preserve">Visual materials are another powerful tool to </w:t>
        </w:r>
      </w:ins>
      <w:ins w:id="128" w:author="Natalia Dowding" w:date="2022-04-19T11:53:00Z">
        <w:r w:rsidR="00925E4E">
          <w:rPr>
            <w:rFonts w:eastAsia="Times New Roman" w:cs="Times New Roman"/>
            <w:shd w:val="clear" w:color="auto" w:fill="FFFFFF"/>
          </w:rPr>
          <w:t xml:space="preserve">improve </w:t>
        </w:r>
      </w:ins>
      <w:ins w:id="129" w:author="Natalia Dowding" w:date="2022-04-19T11:49:00Z">
        <w:r w:rsidRPr="00E474DB">
          <w:rPr>
            <w:rFonts w:eastAsia="Times New Roman" w:cs="Times New Roman"/>
            <w:shd w:val="clear" w:color="auto" w:fill="FFFFFF"/>
          </w:rPr>
          <w:t xml:space="preserve">users' </w:t>
        </w:r>
      </w:ins>
      <w:ins w:id="130" w:author="Natalia Dowding" w:date="2022-04-19T11:53:00Z">
        <w:r w:rsidR="00E77314">
          <w:rPr>
            <w:rFonts w:eastAsia="Times New Roman" w:cs="Times New Roman"/>
            <w:shd w:val="clear" w:color="auto" w:fill="FFFFFF"/>
          </w:rPr>
          <w:t>comprehension</w:t>
        </w:r>
      </w:ins>
      <w:ins w:id="131" w:author="Natalia Dowding" w:date="2022-04-19T11:49:00Z">
        <w:r w:rsidRPr="00E474DB">
          <w:rPr>
            <w:rFonts w:eastAsia="Times New Roman" w:cs="Times New Roman"/>
            <w:shd w:val="clear" w:color="auto" w:fill="FFFFFF"/>
          </w:rPr>
          <w:t>. As with code samples, developers deal with charts and diagrams in their daily life. </w:t>
        </w:r>
      </w:ins>
    </w:p>
    <w:p w14:paraId="4F423136" w14:textId="77777777" w:rsidR="00E474DB" w:rsidRPr="00E474DB" w:rsidRDefault="00E474DB" w:rsidP="00E474DB">
      <w:pPr>
        <w:spacing w:line="240" w:lineRule="auto"/>
        <w:ind w:right="0"/>
        <w:jc w:val="left"/>
        <w:rPr>
          <w:ins w:id="132" w:author="Natalia Dowding" w:date="2022-04-19T11:49:00Z"/>
          <w:rFonts w:ascii="Times New Roman" w:eastAsia="Times New Roman" w:hAnsi="Times New Roman" w:cs="Times New Roman"/>
          <w:color w:val="auto"/>
        </w:rPr>
      </w:pPr>
    </w:p>
    <w:p w14:paraId="557C3EB0" w14:textId="402C122E" w:rsidR="00E474DB" w:rsidRPr="006C55A5" w:rsidRDefault="00E474DB" w:rsidP="006C55A5">
      <w:pPr>
        <w:spacing w:line="240" w:lineRule="auto"/>
        <w:rPr>
          <w:ins w:id="133" w:author="Natalia Dowding" w:date="2022-04-19T11:49:00Z"/>
          <w:rFonts w:ascii="Times New Roman" w:eastAsia="Times New Roman" w:hAnsi="Times New Roman" w:cs="Times New Roman"/>
          <w:color w:val="auto"/>
        </w:rPr>
      </w:pPr>
      <w:ins w:id="134" w:author="Natalia Dowding" w:date="2022-04-19T11:49:00Z">
        <w:r w:rsidRPr="00E474DB">
          <w:rPr>
            <w:rFonts w:eastAsia="Times New Roman" w:cs="Times New Roman"/>
            <w:shd w:val="clear" w:color="auto" w:fill="FFFFFF"/>
          </w:rPr>
          <w:t xml:space="preserve">The briefly touches </w:t>
        </w:r>
      </w:ins>
      <w:ins w:id="135" w:author="Natalia Dowding" w:date="2022-04-19T11:50:00Z">
        <w:r w:rsidR="00A8618D">
          <w:rPr>
            <w:rFonts w:eastAsia="Times New Roman" w:cs="Times New Roman"/>
            <w:shd w:val="clear" w:color="auto" w:fill="FFFFFF"/>
          </w:rPr>
          <w:t>upon</w:t>
        </w:r>
      </w:ins>
      <w:ins w:id="136" w:author="Natalia Dowding" w:date="2022-04-19T11:49:00Z">
        <w:r w:rsidRPr="00E474DB">
          <w:rPr>
            <w:rFonts w:eastAsia="Times New Roman" w:cs="Times New Roman"/>
            <w:shd w:val="clear" w:color="auto" w:fill="FFFFFF"/>
          </w:rPr>
          <w:t xml:space="preserve"> </w:t>
        </w:r>
      </w:ins>
      <w:r w:rsidR="00AC2D05">
        <w:rPr>
          <w:rFonts w:eastAsia="Times New Roman" w:cs="Times New Roman"/>
          <w:shd w:val="clear" w:color="auto" w:fill="FFFFFF"/>
        </w:rPr>
        <w:t xml:space="preserve">main </w:t>
      </w:r>
      <w:ins w:id="137" w:author="Natalia Dowding" w:date="2022-04-19T11:49:00Z">
        <w:r w:rsidRPr="00E474DB">
          <w:rPr>
            <w:rFonts w:eastAsia="Times New Roman" w:cs="Times New Roman"/>
            <w:shd w:val="clear" w:color="auto" w:fill="FFFFFF"/>
          </w:rPr>
          <w:t>type</w:t>
        </w:r>
      </w:ins>
      <w:ins w:id="138" w:author="Natalia Dowding" w:date="2022-04-19T11:50:00Z">
        <w:r w:rsidR="00A8618D">
          <w:rPr>
            <w:rFonts w:eastAsia="Times New Roman" w:cs="Times New Roman"/>
            <w:shd w:val="clear" w:color="auto" w:fill="FFFFFF"/>
          </w:rPr>
          <w:t>s</w:t>
        </w:r>
      </w:ins>
      <w:ins w:id="139" w:author="Natalia Dowding" w:date="2022-04-19T11:49:00Z">
        <w:r w:rsidRPr="00E474DB">
          <w:rPr>
            <w:rFonts w:eastAsia="Times New Roman" w:cs="Times New Roman"/>
            <w:shd w:val="clear" w:color="auto" w:fill="FFFFFF"/>
          </w:rPr>
          <w:t xml:space="preserve"> of visual material</w:t>
        </w:r>
      </w:ins>
      <w:ins w:id="140" w:author="Natalia Dowding" w:date="2022-04-19T11:50:00Z">
        <w:r w:rsidR="00A8618D">
          <w:rPr>
            <w:rFonts w:eastAsia="Times New Roman" w:cs="Times New Roman"/>
            <w:shd w:val="clear" w:color="auto" w:fill="FFFFFF"/>
          </w:rPr>
          <w:t>s</w:t>
        </w:r>
      </w:ins>
      <w:ins w:id="141" w:author="Natalia Dowding" w:date="2022-04-19T11:49:00Z">
        <w:r w:rsidRPr="00E474DB">
          <w:rPr>
            <w:rFonts w:eastAsia="Times New Roman" w:cs="Times New Roman"/>
            <w:shd w:val="clear" w:color="auto" w:fill="FFFFFF"/>
          </w:rPr>
          <w:t>:</w:t>
        </w:r>
      </w:ins>
      <w:r w:rsidR="003833B5">
        <w:rPr>
          <w:rFonts w:ascii="Times New Roman" w:eastAsia="Times New Roman" w:hAnsi="Times New Roman" w:cs="Times New Roman"/>
          <w:color w:val="auto"/>
        </w:rPr>
        <w:t xml:space="preserve"> </w:t>
      </w:r>
      <w:r w:rsidR="003833B5">
        <w:rPr>
          <w:rFonts w:eastAsia="Times New Roman" w:cs="Times New Roman"/>
          <w:shd w:val="clear" w:color="auto" w:fill="FFFFFF"/>
        </w:rPr>
        <w:t>s</w:t>
      </w:r>
      <w:ins w:id="142" w:author="Natalia Dowding" w:date="2022-04-19T11:49:00Z">
        <w:r w:rsidRPr="00E474DB">
          <w:rPr>
            <w:rFonts w:eastAsia="Times New Roman" w:cs="Times New Roman"/>
            <w:shd w:val="clear" w:color="auto" w:fill="FFFFFF"/>
          </w:rPr>
          <w:t>creenshots</w:t>
        </w:r>
      </w:ins>
      <w:r w:rsidR="003833B5">
        <w:rPr>
          <w:rFonts w:ascii="Times New Roman" w:eastAsia="Times New Roman" w:hAnsi="Times New Roman" w:cs="Times New Roman"/>
          <w:color w:val="auto"/>
        </w:rPr>
        <w:t xml:space="preserve">, </w:t>
      </w:r>
      <w:r w:rsidR="003833B5">
        <w:rPr>
          <w:rFonts w:eastAsia="Times New Roman" w:cs="Times New Roman"/>
          <w:shd w:val="clear" w:color="auto" w:fill="FFFFFF"/>
        </w:rPr>
        <w:t>d</w:t>
      </w:r>
      <w:ins w:id="143" w:author="Natalia Dowding" w:date="2022-04-19T11:49:00Z">
        <w:r w:rsidRPr="00E474DB">
          <w:rPr>
            <w:rFonts w:eastAsia="Times New Roman" w:cs="Times New Roman"/>
            <w:shd w:val="clear" w:color="auto" w:fill="FFFFFF"/>
          </w:rPr>
          <w:t>iagrams</w:t>
        </w:r>
      </w:ins>
      <w:r w:rsidR="006C55A5">
        <w:rPr>
          <w:rFonts w:ascii="Times New Roman" w:eastAsia="Times New Roman" w:hAnsi="Times New Roman" w:cs="Times New Roman"/>
          <w:color w:val="auto"/>
        </w:rPr>
        <w:t xml:space="preserve">, </w:t>
      </w:r>
      <w:r w:rsidR="003833B5">
        <w:rPr>
          <w:rFonts w:eastAsia="Times New Roman" w:cs="Times New Roman"/>
          <w:shd w:val="clear" w:color="auto" w:fill="FFFFFF"/>
        </w:rPr>
        <w:t>v</w:t>
      </w:r>
      <w:ins w:id="144" w:author="Natalia Dowding" w:date="2022-04-19T11:49:00Z">
        <w:r w:rsidRPr="00E474DB">
          <w:rPr>
            <w:rFonts w:eastAsia="Times New Roman" w:cs="Times New Roman"/>
            <w:shd w:val="clear" w:color="auto" w:fill="FFFFFF"/>
          </w:rPr>
          <w:t>ideo</w:t>
        </w:r>
      </w:ins>
      <w:r w:rsidR="006C55A5">
        <w:rPr>
          <w:rFonts w:eastAsia="Times New Roman" w:cs="Times New Roman"/>
          <w:shd w:val="clear" w:color="auto" w:fill="FFFFFF"/>
        </w:rPr>
        <w:t>.</w:t>
      </w:r>
    </w:p>
    <w:p w14:paraId="1A7DBA16" w14:textId="77777777" w:rsidR="00E474DB" w:rsidRPr="00E474DB" w:rsidRDefault="00E474DB" w:rsidP="003833B5">
      <w:pPr>
        <w:spacing w:line="240" w:lineRule="auto"/>
        <w:ind w:right="0"/>
        <w:jc w:val="left"/>
        <w:rPr>
          <w:ins w:id="145" w:author="Natalia Dowding" w:date="2022-04-19T11:49:00Z"/>
          <w:rFonts w:ascii="Times New Roman" w:eastAsia="Times New Roman" w:hAnsi="Times New Roman" w:cs="Times New Roman"/>
          <w:color w:val="auto"/>
        </w:rPr>
      </w:pPr>
    </w:p>
    <w:p w14:paraId="645890CB" w14:textId="77777777" w:rsidR="00E474DB" w:rsidRPr="00E474DB" w:rsidRDefault="00E474DB" w:rsidP="00E474DB">
      <w:pPr>
        <w:spacing w:line="240" w:lineRule="auto"/>
        <w:rPr>
          <w:ins w:id="146" w:author="Natalia Dowding" w:date="2022-04-19T11:49:00Z"/>
          <w:rFonts w:ascii="Times New Roman" w:eastAsia="Times New Roman" w:hAnsi="Times New Roman" w:cs="Times New Roman"/>
          <w:color w:val="auto"/>
        </w:rPr>
      </w:pPr>
      <w:ins w:id="147" w:author="Natalia Dowding" w:date="2022-04-19T11:49:00Z">
        <w:r w:rsidRPr="00E474DB">
          <w:rPr>
            <w:rFonts w:eastAsia="Times New Roman" w:cs="Times New Roman"/>
            <w:shd w:val="clear" w:color="auto" w:fill="FFFFFF"/>
          </w:rPr>
          <w:t>Much can be said of numerous tools and apps available on the market, but the authors keep their focus on the principles. They stress the importance of considering accessibility issues, to maintain consistent shapes and colours in diagrams and keeping them clear.</w:t>
        </w:r>
      </w:ins>
    </w:p>
    <w:p w14:paraId="34B79B6E" w14:textId="77777777" w:rsidR="00E474DB" w:rsidRPr="00E474DB" w:rsidRDefault="00E474DB" w:rsidP="00E474DB">
      <w:pPr>
        <w:spacing w:line="240" w:lineRule="auto"/>
        <w:ind w:right="0"/>
        <w:jc w:val="left"/>
        <w:rPr>
          <w:ins w:id="148" w:author="Natalia Dowding" w:date="2022-04-19T11:49:00Z"/>
          <w:rFonts w:ascii="Times New Roman" w:eastAsia="Times New Roman" w:hAnsi="Times New Roman" w:cs="Times New Roman"/>
          <w:color w:val="auto"/>
        </w:rPr>
      </w:pPr>
    </w:p>
    <w:p w14:paraId="02D2A315" w14:textId="77777777" w:rsidR="00E474DB" w:rsidRPr="00E474DB" w:rsidRDefault="00E474DB" w:rsidP="00E474DB">
      <w:pPr>
        <w:spacing w:line="240" w:lineRule="auto"/>
        <w:rPr>
          <w:ins w:id="149" w:author="Natalia Dowding" w:date="2022-04-19T11:49:00Z"/>
          <w:rFonts w:ascii="Times New Roman" w:eastAsia="Times New Roman" w:hAnsi="Times New Roman" w:cs="Times New Roman"/>
          <w:color w:val="auto"/>
        </w:rPr>
      </w:pPr>
      <w:ins w:id="150" w:author="Natalia Dowding" w:date="2022-04-19T11:49:00Z">
        <w:r w:rsidRPr="00E474DB">
          <w:rPr>
            <w:rFonts w:eastAsia="Times New Roman" w:cs="Times New Roman"/>
            <w:shd w:val="clear" w:color="auto" w:fill="FFFFFF"/>
          </w:rPr>
          <w:t>The authors also leave some resources for developers to look at.</w:t>
        </w:r>
      </w:ins>
    </w:p>
    <w:p w14:paraId="1F9333BE" w14:textId="11E5AC52" w:rsidR="00E474DB" w:rsidRDefault="00E474DB">
      <w:pPr>
        <w:ind w:right="0"/>
        <w:rPr>
          <w:ins w:id="151" w:author="Natalia Dowding" w:date="2022-04-19T11:53:00Z"/>
          <w:color w:val="0E101A"/>
        </w:rPr>
      </w:pPr>
    </w:p>
    <w:p w14:paraId="4B50EA5F" w14:textId="77777777" w:rsidR="00844403" w:rsidRDefault="00277A00">
      <w:pPr>
        <w:keepNext/>
        <w:ind w:right="0"/>
        <w:rPr>
          <w:ins w:id="152" w:author="Natalia Dowding" w:date="2022-04-19T11:55:00Z"/>
        </w:rPr>
        <w:pPrChange w:id="153" w:author="Natalia Dowding" w:date="2022-04-19T11:55:00Z">
          <w:pPr>
            <w:ind w:right="0"/>
          </w:pPr>
        </w:pPrChange>
      </w:pPr>
      <w:ins w:id="154" w:author="Natalia Dowding" w:date="2022-04-19T11:54:00Z">
        <w:r>
          <w:rPr>
            <w:noProof/>
            <w:color w:val="0E101A"/>
          </w:rPr>
          <w:drawing>
            <wp:inline distT="0" distB="0" distL="0" distR="0" wp14:anchorId="68D620A9" wp14:editId="6C4BD571">
              <wp:extent cx="4578927" cy="3212197"/>
              <wp:effectExtent l="54610" t="59690" r="86360" b="863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4578927" cy="321219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33108A93" w14:textId="1AA0CED6" w:rsidR="00E77314" w:rsidRDefault="00844403" w:rsidP="00844403">
      <w:pPr>
        <w:pStyle w:val="Caption"/>
        <w:rPr>
          <w:ins w:id="155" w:author="Natalia Dowding" w:date="2022-04-19T11:55:00Z"/>
        </w:rPr>
      </w:pPr>
      <w:ins w:id="156" w:author="Natalia Dowding" w:date="2022-04-19T11:55:00Z">
        <w:r>
          <w:t xml:space="preserve">Figure </w:t>
        </w:r>
        <w:r>
          <w:fldChar w:fldCharType="begin"/>
        </w:r>
        <w:r>
          <w:instrText xml:space="preserve"> SEQ Figure \* ARABIC </w:instrText>
        </w:r>
      </w:ins>
      <w:r>
        <w:fldChar w:fldCharType="separate"/>
      </w:r>
      <w:r w:rsidR="00636EE2">
        <w:rPr>
          <w:noProof/>
        </w:rPr>
        <w:t>5</w:t>
      </w:r>
      <w:ins w:id="157" w:author="Natalia Dowding" w:date="2022-04-19T11:55:00Z">
        <w:r>
          <w:fldChar w:fldCharType="end"/>
        </w:r>
        <w:r>
          <w:t xml:space="preserve"> Example of flowchart</w:t>
        </w:r>
      </w:ins>
    </w:p>
    <w:p w14:paraId="6CC24AF6" w14:textId="74C2B72D" w:rsidR="00844403" w:rsidRDefault="00844403" w:rsidP="00844403">
      <w:pPr>
        <w:rPr>
          <w:ins w:id="158" w:author="Natalia Dowding" w:date="2022-04-19T11:55:00Z"/>
        </w:rPr>
      </w:pPr>
    </w:p>
    <w:p w14:paraId="59EF7C9E" w14:textId="77777777" w:rsidR="00BC1961" w:rsidRDefault="00FD69BF">
      <w:pPr>
        <w:keepNext/>
        <w:rPr>
          <w:ins w:id="159" w:author="Natalia Dowding" w:date="2022-04-19T11:56:00Z"/>
        </w:rPr>
        <w:pPrChange w:id="160" w:author="Natalia Dowding" w:date="2022-04-19T11:56:00Z">
          <w:pPr/>
        </w:pPrChange>
      </w:pPr>
      <w:ins w:id="161" w:author="Natalia Dowding" w:date="2022-04-19T11:55:00Z">
        <w:r>
          <w:rPr>
            <w:noProof/>
          </w:rPr>
          <w:drawing>
            <wp:inline distT="0" distB="0" distL="0" distR="0" wp14:anchorId="3DC07035" wp14:editId="38DA50AF">
              <wp:extent cx="5197095" cy="3978638"/>
              <wp:effectExtent l="57150" t="57150" r="99060" b="98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197095" cy="39786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CFA2445" w14:textId="5C668E5E" w:rsidR="00844403" w:rsidRPr="00844403" w:rsidRDefault="00BC1961">
      <w:pPr>
        <w:pStyle w:val="Caption"/>
        <w:rPr>
          <w:rPrChange w:id="162" w:author="Natalia Dowding" w:date="2022-04-19T11:55:00Z">
            <w:rPr>
              <w:color w:val="0E101A"/>
            </w:rPr>
          </w:rPrChange>
        </w:rPr>
        <w:pPrChange w:id="163" w:author="Natalia Dowding" w:date="2022-04-19T11:56:00Z">
          <w:pPr>
            <w:ind w:right="0"/>
          </w:pPr>
        </w:pPrChange>
      </w:pPr>
      <w:ins w:id="164" w:author="Natalia Dowding" w:date="2022-04-19T11:56:00Z">
        <w:r>
          <w:t xml:space="preserve">Figure </w:t>
        </w:r>
        <w:r>
          <w:fldChar w:fldCharType="begin"/>
        </w:r>
        <w:r>
          <w:instrText xml:space="preserve"> SEQ Figure \* ARABIC </w:instrText>
        </w:r>
      </w:ins>
      <w:r>
        <w:fldChar w:fldCharType="separate"/>
      </w:r>
      <w:r w:rsidR="00636EE2">
        <w:rPr>
          <w:noProof/>
        </w:rPr>
        <w:t>6</w:t>
      </w:r>
      <w:ins w:id="165" w:author="Natalia Dowding" w:date="2022-04-19T11:56:00Z">
        <w:r>
          <w:fldChar w:fldCharType="end"/>
        </w:r>
        <w:r>
          <w:t xml:space="preserve"> Overcomplicated flowchart</w:t>
        </w:r>
      </w:ins>
    </w:p>
    <w:p w14:paraId="6C57DD2F" w14:textId="77777777" w:rsidR="00F2601B" w:rsidRDefault="00F2601B">
      <w:pPr>
        <w:ind w:right="0"/>
        <w:rPr>
          <w:ins w:id="166" w:author="Natalia Dowding" w:date="2022-04-19T11:50:00Z"/>
          <w:color w:val="0E101A"/>
        </w:rPr>
      </w:pPr>
    </w:p>
    <w:p w14:paraId="441906DE" w14:textId="3A02308B" w:rsidR="007B3EBB" w:rsidDel="00F2601B" w:rsidRDefault="00E35ACB">
      <w:pPr>
        <w:ind w:right="0"/>
        <w:rPr>
          <w:del w:id="167" w:author="Natalia Dowding" w:date="2022-04-19T11:50:00Z"/>
          <w:color w:val="0E101A"/>
        </w:rPr>
      </w:pPr>
      <w:del w:id="168" w:author="Natalia Dowding" w:date="2022-04-19T11:50:00Z">
        <w:r w:rsidDel="00F2601B">
          <w:rPr>
            <w:color w:val="0E101A"/>
          </w:rPr>
          <w:delText xml:space="preserve">The </w:delText>
        </w:r>
        <w:r w:rsidR="00273B24" w:rsidDel="00F2601B">
          <w:rPr>
            <w:color w:val="0E101A"/>
          </w:rPr>
          <w:delText xml:space="preserve">authors </w:delText>
        </w:r>
        <w:r w:rsidDel="00F2601B">
          <w:rPr>
            <w:color w:val="0E101A"/>
          </w:rPr>
          <w:delText xml:space="preserve">explain the practical steps of creating efficient and appealing visuals. This approach allows them to put priorities in the right order: structure comes first, </w:delText>
        </w:r>
        <w:r w:rsidR="00273B24" w:rsidDel="00F2601B">
          <w:rPr>
            <w:color w:val="0E101A"/>
          </w:rPr>
          <w:delText>aesthetics</w:delText>
        </w:r>
        <w:r w:rsidDel="00F2601B">
          <w:rPr>
            <w:color w:val="0E101A"/>
          </w:rPr>
          <w:delText xml:space="preserve"> - second. </w:delText>
        </w:r>
        <w:commentRangeStart w:id="169"/>
        <w:r w:rsidDel="00F2601B">
          <w:rPr>
            <w:color w:val="0E101A"/>
          </w:rPr>
          <w:delText xml:space="preserve">The authors also </w:delText>
        </w:r>
        <w:commentRangeStart w:id="170"/>
        <w:r w:rsidDel="00F2601B">
          <w:rPr>
            <w:color w:val="0E101A"/>
          </w:rPr>
          <w:delText>leave</w:delText>
        </w:r>
        <w:commentRangeEnd w:id="170"/>
        <w:r w:rsidR="009D207C" w:rsidDel="00F2601B">
          <w:rPr>
            <w:rStyle w:val="CommentReference"/>
          </w:rPr>
          <w:commentReference w:id="170"/>
        </w:r>
        <w:r w:rsidDel="00F2601B">
          <w:rPr>
            <w:color w:val="0E101A"/>
          </w:rPr>
          <w:delText xml:space="preserve"> some interesting resources for developers to draw upon.</w:delText>
        </w:r>
        <w:commentRangeEnd w:id="169"/>
        <w:r w:rsidR="00273B24" w:rsidDel="00F2601B">
          <w:rPr>
            <w:rStyle w:val="CommentReference"/>
          </w:rPr>
          <w:commentReference w:id="169"/>
        </w:r>
      </w:del>
    </w:p>
    <w:p w14:paraId="400BD633" w14:textId="60BD5372" w:rsidR="007B3EBB" w:rsidDel="00FF4E28" w:rsidRDefault="000763C9">
      <w:pPr>
        <w:ind w:right="0"/>
        <w:rPr>
          <w:del w:id="171" w:author="Natalia Dowding" w:date="2022-04-19T14:05:00Z"/>
          <w:shd w:val="clear" w:color="auto" w:fill="FFFFFF"/>
        </w:rPr>
      </w:pPr>
      <w:commentRangeStart w:id="172"/>
      <w:commentRangeStart w:id="173"/>
      <w:ins w:id="174" w:author="Natalia Dowding" w:date="2022-04-19T14:05:00Z">
        <w:r>
          <w:rPr>
            <w:shd w:val="clear" w:color="auto" w:fill="FFFFFF"/>
          </w:rPr>
          <w:t xml:space="preserve">After all the writing and other materials have been finished, it is time to publish the documentation. The chapter that discussed the publishing stage is not large. Here the authors concentrate on finalising and approving documentation, choosing the publishing </w:t>
        </w:r>
        <w:r w:rsidR="00FF4E28">
          <w:rPr>
            <w:shd w:val="clear" w:color="auto" w:fill="FFFFFF"/>
          </w:rPr>
          <w:t>medium,</w:t>
        </w:r>
        <w:r>
          <w:rPr>
            <w:shd w:val="clear" w:color="auto" w:fill="FFFFFF"/>
          </w:rPr>
          <w:t xml:space="preserve"> and planning. </w:t>
        </w:r>
      </w:ins>
      <w:commentRangeStart w:id="175"/>
      <w:del w:id="176" w:author="Natalia Dowding" w:date="2022-04-19T14:05:00Z">
        <w:r w:rsidR="00E35ACB" w:rsidDel="000763C9">
          <w:rPr>
            <w:color w:val="0E101A"/>
          </w:rPr>
          <w:delText>Unlike code samples, the publishing stage might be less known to developers. Here developers will find out that publishing is not so much about the choice of tools, but about planning, which makes all the difference. This is one of my favourite chapters because again, all the basics are laid out in a succinct, clear way.</w:delText>
        </w:r>
        <w:commentRangeEnd w:id="175"/>
        <w:r w:rsidR="00273B24" w:rsidDel="000763C9">
          <w:rPr>
            <w:rStyle w:val="CommentReference"/>
          </w:rPr>
          <w:commentReference w:id="175"/>
        </w:r>
      </w:del>
    </w:p>
    <w:commentRangeEnd w:id="172"/>
    <w:p w14:paraId="2125480F" w14:textId="782DB46A" w:rsidR="007B3EBB" w:rsidDel="00880D20" w:rsidRDefault="00FF4E28">
      <w:pPr>
        <w:ind w:right="0"/>
        <w:rPr>
          <w:del w:id="177" w:author="Natalia Dowding" w:date="2022-04-19T19:54:00Z"/>
          <w:color w:val="0E101A"/>
        </w:rPr>
      </w:pPr>
      <w:r>
        <w:rPr>
          <w:rStyle w:val="CommentReference"/>
        </w:rPr>
        <w:commentReference w:id="172"/>
      </w:r>
      <w:commentRangeEnd w:id="173"/>
      <w:r w:rsidR="006B1936">
        <w:rPr>
          <w:rStyle w:val="CommentReference"/>
        </w:rPr>
        <w:commentReference w:id="173"/>
      </w:r>
    </w:p>
    <w:p w14:paraId="4E941EFA" w14:textId="0DE5D5AA" w:rsidR="00D6638D" w:rsidDel="00880D20" w:rsidRDefault="00D6638D">
      <w:pPr>
        <w:ind w:right="0"/>
        <w:rPr>
          <w:del w:id="178" w:author="Natalia Dowding" w:date="2022-04-19T19:54:00Z"/>
          <w:color w:val="0E101A"/>
        </w:rPr>
      </w:pPr>
      <w:del w:id="179" w:author="Natalia Dowding" w:date="2022-04-19T19:54:00Z">
        <w:r w:rsidDel="00880D20">
          <w:rPr>
            <w:color w:val="0E101A"/>
          </w:rPr>
          <w:delText>Content freshness</w:delText>
        </w:r>
      </w:del>
    </w:p>
    <w:p w14:paraId="34A2A9E6" w14:textId="454287B7" w:rsidR="00D6638D" w:rsidDel="00880D20" w:rsidRDefault="00D6638D">
      <w:pPr>
        <w:ind w:right="0"/>
        <w:rPr>
          <w:del w:id="180" w:author="Natalia Dowding" w:date="2022-04-19T19:54:00Z"/>
          <w:color w:val="0E101A"/>
        </w:rPr>
      </w:pPr>
    </w:p>
    <w:p w14:paraId="4DDCABB4" w14:textId="082FB393" w:rsidR="00D46700" w:rsidDel="00880D20" w:rsidRDefault="00D46700" w:rsidP="00D46700">
      <w:pPr>
        <w:ind w:right="0"/>
        <w:rPr>
          <w:del w:id="181" w:author="Natalia Dowding" w:date="2022-04-19T19:54:00Z"/>
          <w:color w:val="0E101A"/>
        </w:rPr>
      </w:pPr>
      <w:commentRangeStart w:id="182"/>
      <w:del w:id="183" w:author="Natalia Dowding" w:date="2022-04-19T19:54:00Z">
        <w:r w:rsidDel="00880D20">
          <w:rPr>
            <w:color w:val="0E101A"/>
          </w:rPr>
          <w:delText xml:space="preserve">Ensuring that the documentation is </w:delText>
        </w:r>
      </w:del>
      <w:del w:id="184" w:author="Natalia Dowding" w:date="2022-04-19T13:08:00Z">
        <w:r w:rsidDel="00475785">
          <w:rPr>
            <w:color w:val="0E101A"/>
          </w:rPr>
          <w:delText>up-to-date</w:delText>
        </w:r>
      </w:del>
      <w:del w:id="185" w:author="Natalia Dowding" w:date="2022-04-19T19:54:00Z">
        <w:r w:rsidDel="00880D20">
          <w:rPr>
            <w:color w:val="0E101A"/>
          </w:rPr>
          <w:delText xml:space="preserve"> at all times helps when building trust with users. In a few short sections, the authors manage to distil the </w:delText>
        </w:r>
        <w:commentRangeStart w:id="186"/>
        <w:r w:rsidDel="00880D20">
          <w:rPr>
            <w:color w:val="0E101A"/>
          </w:rPr>
          <w:delText xml:space="preserve">best practices </w:delText>
        </w:r>
        <w:commentRangeStart w:id="187"/>
        <w:r w:rsidDel="00880D20">
          <w:rPr>
            <w:color w:val="0E101A"/>
          </w:rPr>
          <w:delText xml:space="preserve">for maintenance </w:delText>
        </w:r>
        <w:commentRangeEnd w:id="186"/>
        <w:r w:rsidDel="00880D20">
          <w:rPr>
            <w:rStyle w:val="CommentReference"/>
          </w:rPr>
          <w:commentReference w:id="186"/>
        </w:r>
        <w:r w:rsidDel="00880D20">
          <w:rPr>
            <w:color w:val="0E101A"/>
          </w:rPr>
          <w:delText xml:space="preserve">and deprecating documentation. </w:delText>
        </w:r>
        <w:commentRangeEnd w:id="182"/>
        <w:r w:rsidDel="00880D20">
          <w:rPr>
            <w:rStyle w:val="CommentReference"/>
          </w:rPr>
          <w:commentReference w:id="182"/>
        </w:r>
        <w:commentRangeEnd w:id="187"/>
        <w:r w:rsidR="009D207C" w:rsidDel="00880D20">
          <w:rPr>
            <w:rStyle w:val="CommentReference"/>
          </w:rPr>
          <w:commentReference w:id="187"/>
        </w:r>
      </w:del>
    </w:p>
    <w:p w14:paraId="4558C296" w14:textId="77777777" w:rsidR="00D46700" w:rsidDel="00D66938" w:rsidRDefault="00D46700">
      <w:pPr>
        <w:ind w:right="0"/>
        <w:rPr>
          <w:del w:id="188" w:author="Natalia Dowding" w:date="2022-04-19T14:16:00Z"/>
          <w:color w:val="0E101A"/>
        </w:rPr>
      </w:pPr>
    </w:p>
    <w:p w14:paraId="6CACDF9F" w14:textId="35BD30D5" w:rsidR="007B3EBB" w:rsidRDefault="007B3EBB">
      <w:pPr>
        <w:ind w:right="0"/>
        <w:rPr>
          <w:color w:val="0E101A"/>
        </w:rPr>
      </w:pPr>
    </w:p>
    <w:p w14:paraId="36072C14" w14:textId="52197ACC" w:rsidR="00D46700" w:rsidDel="00ED3B4F" w:rsidRDefault="00ED3B4F">
      <w:pPr>
        <w:pStyle w:val="Heading2"/>
        <w:rPr>
          <w:del w:id="189" w:author="Natalia Dowding" w:date="2022-04-19T14:11:00Z"/>
        </w:rPr>
        <w:pPrChange w:id="190" w:author="Natalia Dowding" w:date="2022-04-19T14:11:00Z">
          <w:pPr>
            <w:ind w:right="0"/>
          </w:pPr>
        </w:pPrChange>
      </w:pPr>
      <w:commentRangeStart w:id="191"/>
      <w:commentRangeStart w:id="192"/>
      <w:ins w:id="193" w:author="Natalia Dowding" w:date="2022-04-19T14:11:00Z">
        <w:r>
          <w:t>Improving</w:t>
        </w:r>
        <w:r w:rsidR="004C3F76">
          <w:t xml:space="preserve"> and </w:t>
        </w:r>
        <w:r>
          <w:t>maintaining documentation</w:t>
        </w:r>
      </w:ins>
      <w:commentRangeEnd w:id="191"/>
      <w:ins w:id="194" w:author="Natalia Dowding" w:date="2022-04-19T14:12:00Z">
        <w:r w:rsidR="005E0693">
          <w:rPr>
            <w:rStyle w:val="CommentReference"/>
            <w:rFonts w:ascii="Nunito" w:eastAsia="Nunito" w:hAnsi="Nunito" w:cs="Nunito"/>
          </w:rPr>
          <w:commentReference w:id="191"/>
        </w:r>
      </w:ins>
      <w:commentRangeEnd w:id="192"/>
      <w:ins w:id="195" w:author="Natalia Dowding" w:date="2022-04-19T14:16:00Z">
        <w:r w:rsidR="00D66938">
          <w:rPr>
            <w:rStyle w:val="CommentReference"/>
            <w:rFonts w:ascii="Nunito" w:eastAsia="Nunito" w:hAnsi="Nunito" w:cs="Nunito"/>
          </w:rPr>
          <w:commentReference w:id="192"/>
        </w:r>
      </w:ins>
      <w:del w:id="196" w:author="Natalia Dowding" w:date="2022-04-19T14:11:00Z">
        <w:r w:rsidR="00D46700" w:rsidDel="004C3F76">
          <w:delText>Content evaluation</w:delText>
        </w:r>
      </w:del>
    </w:p>
    <w:p w14:paraId="5127C277" w14:textId="77777777" w:rsidR="00ED3B4F" w:rsidRDefault="00ED3B4F">
      <w:pPr>
        <w:pStyle w:val="Heading2"/>
        <w:rPr>
          <w:ins w:id="197" w:author="Natalia Dowding" w:date="2022-04-19T14:11:00Z"/>
        </w:rPr>
        <w:pPrChange w:id="198" w:author="Natalia Dowding" w:date="2022-04-19T14:11:00Z">
          <w:pPr>
            <w:ind w:right="0"/>
          </w:pPr>
        </w:pPrChange>
      </w:pPr>
    </w:p>
    <w:p w14:paraId="4749B3F5" w14:textId="77777777" w:rsidR="00D46700" w:rsidRDefault="00D46700">
      <w:pPr>
        <w:ind w:right="0"/>
        <w:rPr>
          <w:color w:val="0E101A"/>
        </w:rPr>
      </w:pPr>
    </w:p>
    <w:p w14:paraId="5963D546" w14:textId="77777777" w:rsidR="00EA561D" w:rsidRPr="00EA561D" w:rsidRDefault="00EA561D" w:rsidP="00EA561D">
      <w:pPr>
        <w:spacing w:line="240" w:lineRule="auto"/>
        <w:rPr>
          <w:ins w:id="199" w:author="Natalia Dowding" w:date="2022-04-19T19:57:00Z"/>
          <w:rFonts w:ascii="Times New Roman" w:eastAsia="Times New Roman" w:hAnsi="Times New Roman" w:cs="Times New Roman"/>
          <w:color w:val="auto"/>
        </w:rPr>
      </w:pPr>
      <w:ins w:id="200" w:author="Natalia Dowding" w:date="2022-04-19T19:57:00Z">
        <w:r w:rsidRPr="00EA561D">
          <w:rPr>
            <w:rFonts w:eastAsia="Times New Roman" w:cs="Times New Roman"/>
            <w:shd w:val="clear" w:color="auto" w:fill="FFFFFF"/>
          </w:rPr>
          <w:t>Gathering the feedback and evaluating the quality are often overlooked and the authors explain how important it is to maintain the communication with the user to build up the trust </w:t>
        </w:r>
      </w:ins>
    </w:p>
    <w:p w14:paraId="65F9B126" w14:textId="77777777" w:rsidR="00EA561D" w:rsidRPr="00EA561D" w:rsidRDefault="00EA561D" w:rsidP="00EA561D">
      <w:pPr>
        <w:spacing w:line="240" w:lineRule="auto"/>
        <w:ind w:right="0"/>
        <w:jc w:val="left"/>
        <w:rPr>
          <w:ins w:id="201" w:author="Natalia Dowding" w:date="2022-04-19T19:57:00Z"/>
          <w:rFonts w:ascii="Times New Roman" w:eastAsia="Times New Roman" w:hAnsi="Times New Roman" w:cs="Times New Roman"/>
          <w:color w:val="auto"/>
        </w:rPr>
      </w:pPr>
    </w:p>
    <w:p w14:paraId="370DED06" w14:textId="77777777" w:rsidR="00EA561D" w:rsidRPr="00EA561D" w:rsidRDefault="00EA561D" w:rsidP="00EA561D">
      <w:pPr>
        <w:spacing w:line="240" w:lineRule="auto"/>
        <w:rPr>
          <w:ins w:id="202" w:author="Natalia Dowding" w:date="2022-04-19T19:57:00Z"/>
          <w:rFonts w:ascii="Times New Roman" w:eastAsia="Times New Roman" w:hAnsi="Times New Roman" w:cs="Times New Roman"/>
          <w:color w:val="auto"/>
        </w:rPr>
      </w:pPr>
      <w:ins w:id="203" w:author="Natalia Dowding" w:date="2022-04-19T19:57:00Z">
        <w:r w:rsidRPr="00EA561D">
          <w:rPr>
            <w:rFonts w:eastAsia="Times New Roman" w:cs="Times New Roman"/>
            <w:shd w:val="clear" w:color="auto" w:fill="FFFFFF"/>
          </w:rPr>
          <w:t> The authors discuss first the practices of collecting the user’s feedback, then of integrating it into the documentation. </w:t>
        </w:r>
      </w:ins>
    </w:p>
    <w:p w14:paraId="2C4AE070" w14:textId="77777777" w:rsidR="00EA561D" w:rsidRPr="00EA561D" w:rsidRDefault="00EA561D" w:rsidP="00EA561D">
      <w:pPr>
        <w:spacing w:line="240" w:lineRule="auto"/>
        <w:ind w:right="0"/>
        <w:jc w:val="left"/>
        <w:rPr>
          <w:ins w:id="204" w:author="Natalia Dowding" w:date="2022-04-19T19:57:00Z"/>
          <w:rFonts w:ascii="Times New Roman" w:eastAsia="Times New Roman" w:hAnsi="Times New Roman" w:cs="Times New Roman"/>
          <w:color w:val="auto"/>
        </w:rPr>
      </w:pPr>
    </w:p>
    <w:p w14:paraId="4F90F9AF" w14:textId="77777777" w:rsidR="00EA561D" w:rsidRPr="00EA561D" w:rsidRDefault="00EA561D" w:rsidP="00EA561D">
      <w:pPr>
        <w:spacing w:line="240" w:lineRule="auto"/>
        <w:rPr>
          <w:ins w:id="205" w:author="Natalia Dowding" w:date="2022-04-19T19:57:00Z"/>
          <w:rFonts w:ascii="Times New Roman" w:eastAsia="Times New Roman" w:hAnsi="Times New Roman" w:cs="Times New Roman"/>
          <w:color w:val="auto"/>
        </w:rPr>
      </w:pPr>
      <w:ins w:id="206" w:author="Natalia Dowding" w:date="2022-04-19T19:57:00Z">
        <w:r w:rsidRPr="00EA561D">
          <w:rPr>
            <w:rFonts w:eastAsia="Times New Roman" w:cs="Times New Roman"/>
            <w:shd w:val="clear" w:color="auto" w:fill="FFFFFF"/>
          </w:rPr>
          <w:t>Several methods of feedback collection are examined, including collecting user feedback directly through documentation pages, using support issues, sentiment analysis, user surveys and user councils. </w:t>
        </w:r>
      </w:ins>
    </w:p>
    <w:p w14:paraId="07C795FB" w14:textId="77777777" w:rsidR="00EA561D" w:rsidRPr="00EA561D" w:rsidRDefault="00EA561D" w:rsidP="00EA561D">
      <w:pPr>
        <w:spacing w:line="240" w:lineRule="auto"/>
        <w:ind w:right="0"/>
        <w:jc w:val="left"/>
        <w:rPr>
          <w:ins w:id="207" w:author="Natalia Dowding" w:date="2022-04-19T19:57:00Z"/>
          <w:rFonts w:ascii="Times New Roman" w:eastAsia="Times New Roman" w:hAnsi="Times New Roman" w:cs="Times New Roman"/>
          <w:color w:val="auto"/>
        </w:rPr>
      </w:pPr>
    </w:p>
    <w:p w14:paraId="0ED164C6" w14:textId="77777777" w:rsidR="00EA561D" w:rsidRPr="00EA561D" w:rsidRDefault="00EA561D" w:rsidP="00EA561D">
      <w:pPr>
        <w:spacing w:line="240" w:lineRule="auto"/>
        <w:rPr>
          <w:ins w:id="208" w:author="Natalia Dowding" w:date="2022-04-19T19:57:00Z"/>
          <w:rFonts w:ascii="Times New Roman" w:eastAsia="Times New Roman" w:hAnsi="Times New Roman" w:cs="Times New Roman"/>
          <w:color w:val="auto"/>
        </w:rPr>
      </w:pPr>
      <w:ins w:id="209" w:author="Natalia Dowding" w:date="2022-04-19T19:57:00Z">
        <w:r w:rsidRPr="00EA561D">
          <w:rPr>
            <w:rFonts w:eastAsia="Times New Roman" w:cs="Times New Roman"/>
            <w:shd w:val="clear" w:color="auto" w:fill="FFFFFF"/>
          </w:rPr>
          <w:lastRenderedPageBreak/>
          <w:t>The feedback provided needs to be integrated into the documentation. The integration process that the authors describe here mirrors that of resolving incidents in the software industry. It starts with triaging and if the issue cannot be resolved, the request is sent back to the user, asking for more details. </w:t>
        </w:r>
      </w:ins>
    </w:p>
    <w:p w14:paraId="1213C850" w14:textId="77777777" w:rsidR="00EA561D" w:rsidRPr="00EA561D" w:rsidRDefault="00EA561D" w:rsidP="00EA561D">
      <w:pPr>
        <w:spacing w:line="240" w:lineRule="auto"/>
        <w:ind w:right="0"/>
        <w:jc w:val="left"/>
        <w:rPr>
          <w:ins w:id="210" w:author="Natalia Dowding" w:date="2022-04-19T19:57:00Z"/>
          <w:rFonts w:ascii="Times New Roman" w:eastAsia="Times New Roman" w:hAnsi="Times New Roman" w:cs="Times New Roman"/>
          <w:color w:val="auto"/>
        </w:rPr>
      </w:pPr>
    </w:p>
    <w:p w14:paraId="1BF86A60" w14:textId="4A0A698A" w:rsidR="00EA561D" w:rsidRPr="00EA561D" w:rsidRDefault="00EA561D" w:rsidP="00EA561D">
      <w:pPr>
        <w:spacing w:line="240" w:lineRule="auto"/>
        <w:rPr>
          <w:ins w:id="211" w:author="Natalia Dowding" w:date="2022-04-19T19:57:00Z"/>
          <w:rFonts w:ascii="Times New Roman" w:eastAsia="Times New Roman" w:hAnsi="Times New Roman" w:cs="Times New Roman"/>
          <w:color w:val="auto"/>
        </w:rPr>
      </w:pPr>
      <w:ins w:id="212" w:author="Natalia Dowding" w:date="2022-04-19T19:57:00Z">
        <w:r w:rsidRPr="00EA561D">
          <w:rPr>
            <w:rFonts w:eastAsia="Times New Roman" w:cs="Times New Roman"/>
            <w:shd w:val="clear" w:color="auto" w:fill="FFFFFF"/>
          </w:rPr>
          <w:t xml:space="preserve">The authors emphasise that documentation is a way of connecting to the users; they advise to </w:t>
        </w:r>
      </w:ins>
      <w:ins w:id="213" w:author="Natalia Dowding" w:date="2022-04-20T09:04:00Z">
        <w:r w:rsidR="0042552D">
          <w:rPr>
            <w:rFonts w:eastAsia="Times New Roman" w:cs="Times New Roman"/>
            <w:shd w:val="clear" w:color="auto" w:fill="FFFFFF"/>
          </w:rPr>
          <w:t xml:space="preserve">stay in touch </w:t>
        </w:r>
      </w:ins>
      <w:ins w:id="214" w:author="Natalia Dowding" w:date="2022-04-19T19:57:00Z">
        <w:r w:rsidRPr="00EA561D">
          <w:rPr>
            <w:rFonts w:eastAsia="Times New Roman" w:cs="Times New Roman"/>
            <w:shd w:val="clear" w:color="auto" w:fill="FFFFFF"/>
          </w:rPr>
          <w:t>with them</w:t>
        </w:r>
      </w:ins>
      <w:ins w:id="215" w:author="Natalia Dowding" w:date="2022-04-20T09:04:00Z">
        <w:r w:rsidR="00D97435">
          <w:rPr>
            <w:rFonts w:eastAsia="Times New Roman" w:cs="Times New Roman"/>
            <w:shd w:val="clear" w:color="auto" w:fill="FFFFFF"/>
          </w:rPr>
          <w:t xml:space="preserve">, follow up </w:t>
        </w:r>
      </w:ins>
      <w:ins w:id="216" w:author="Natalia Dowding" w:date="2022-04-20T09:05:00Z">
        <w:r w:rsidR="00FE44F8">
          <w:rPr>
            <w:rFonts w:eastAsia="Times New Roman" w:cs="Times New Roman"/>
            <w:shd w:val="clear" w:color="auto" w:fill="FFFFFF"/>
          </w:rPr>
          <w:t>on</w:t>
        </w:r>
      </w:ins>
      <w:ins w:id="217" w:author="Natalia Dowding" w:date="2022-04-19T19:57:00Z">
        <w:r w:rsidRPr="00EA561D">
          <w:rPr>
            <w:rFonts w:eastAsia="Times New Roman" w:cs="Times New Roman"/>
            <w:shd w:val="clear" w:color="auto" w:fill="FFFFFF"/>
          </w:rPr>
          <w:t xml:space="preserve"> submitted </w:t>
        </w:r>
      </w:ins>
      <w:ins w:id="218" w:author="Natalia Dowding" w:date="2022-04-20T09:05:00Z">
        <w:r w:rsidR="0052112D">
          <w:rPr>
            <w:rFonts w:eastAsia="Times New Roman" w:cs="Times New Roman"/>
            <w:shd w:val="clear" w:color="auto" w:fill="FFFFFF"/>
          </w:rPr>
          <w:t xml:space="preserve">incidents </w:t>
        </w:r>
      </w:ins>
      <w:ins w:id="219" w:author="Natalia Dowding" w:date="2022-04-19T19:57:00Z">
        <w:r w:rsidRPr="00EA561D">
          <w:rPr>
            <w:rFonts w:eastAsia="Times New Roman" w:cs="Times New Roman"/>
            <w:shd w:val="clear" w:color="auto" w:fill="FFFFFF"/>
          </w:rPr>
          <w:t>and thank</w:t>
        </w:r>
      </w:ins>
      <w:ins w:id="220" w:author="Natalia Dowding" w:date="2022-04-20T09:06:00Z">
        <w:r w:rsidR="0052112D">
          <w:rPr>
            <w:rFonts w:eastAsia="Times New Roman" w:cs="Times New Roman"/>
            <w:shd w:val="clear" w:color="auto" w:fill="FFFFFF"/>
          </w:rPr>
          <w:t xml:space="preserve"> them for feedback</w:t>
        </w:r>
      </w:ins>
      <w:ins w:id="221" w:author="Natalia Dowding" w:date="2022-04-19T19:57:00Z">
        <w:r w:rsidRPr="00EA561D">
          <w:rPr>
            <w:rFonts w:eastAsia="Times New Roman" w:cs="Times New Roman"/>
            <w:shd w:val="clear" w:color="auto" w:fill="FFFFFF"/>
          </w:rPr>
          <w:t xml:space="preserve">.  </w:t>
        </w:r>
      </w:ins>
    </w:p>
    <w:p w14:paraId="3F0BB911" w14:textId="4A28732F" w:rsidR="007B3EBB" w:rsidDel="00813C65" w:rsidRDefault="00E35ACB">
      <w:pPr>
        <w:ind w:right="0"/>
        <w:rPr>
          <w:del w:id="222" w:author="Natalia Dowding" w:date="2022-04-20T15:18:00Z"/>
          <w:color w:val="0E101A"/>
        </w:rPr>
      </w:pPr>
      <w:del w:id="223" w:author="Natalia Dowding" w:date="2022-04-19T14:19:00Z">
        <w:r w:rsidDel="00862ACB">
          <w:rPr>
            <w:color w:val="0E101A"/>
          </w:rPr>
          <w:delText xml:space="preserve">Gathering  feedback and measuring the quality of  documentation are </w:delText>
        </w:r>
        <w:r w:rsidR="00D6638D" w:rsidDel="00862ACB">
          <w:rPr>
            <w:color w:val="0E101A"/>
          </w:rPr>
          <w:delText xml:space="preserve">aspects that are </w:delText>
        </w:r>
        <w:r w:rsidDel="00862ACB">
          <w:rPr>
            <w:color w:val="0E101A"/>
          </w:rPr>
          <w:delText xml:space="preserve">often overlooked. The authors present a </w:delText>
        </w:r>
        <w:commentRangeStart w:id="224"/>
        <w:r w:rsidDel="00862ACB">
          <w:rPr>
            <w:color w:val="0E101A"/>
          </w:rPr>
          <w:delText xml:space="preserve">number of practical ways </w:delText>
        </w:r>
        <w:commentRangeEnd w:id="224"/>
        <w:r w:rsidR="00D6638D" w:rsidDel="00862ACB">
          <w:rPr>
            <w:rStyle w:val="CommentReference"/>
          </w:rPr>
          <w:commentReference w:id="224"/>
        </w:r>
        <w:r w:rsidDel="00862ACB">
          <w:rPr>
            <w:color w:val="0E101A"/>
          </w:rPr>
          <w:delText>for collecting feedback, introducing improvements and evaluating the quality of the documentation using various metrics so that the task appears more manageable</w:delText>
        </w:r>
      </w:del>
      <w:del w:id="225" w:author="Natalia Dowding" w:date="2022-04-20T15:18:00Z">
        <w:r w:rsidDel="00813C65">
          <w:rPr>
            <w:color w:val="0E101A"/>
          </w:rPr>
          <w:delText xml:space="preserve">. </w:delText>
        </w:r>
      </w:del>
    </w:p>
    <w:p w14:paraId="21497BF8" w14:textId="77777777" w:rsidR="001A28BB" w:rsidRDefault="001A28BB">
      <w:pPr>
        <w:ind w:right="0"/>
        <w:rPr>
          <w:color w:val="0E101A"/>
        </w:rPr>
      </w:pPr>
    </w:p>
    <w:p w14:paraId="41B25AC8" w14:textId="3E0BC853" w:rsidR="00F11BD2" w:rsidRPr="00F11BD2" w:rsidRDefault="00F11BD2" w:rsidP="00F11BD2">
      <w:pPr>
        <w:spacing w:line="240" w:lineRule="auto"/>
        <w:rPr>
          <w:ins w:id="226" w:author="Natalia Dowding" w:date="2022-04-20T10:31:00Z"/>
          <w:rFonts w:ascii="Times New Roman" w:eastAsia="Times New Roman" w:hAnsi="Times New Roman" w:cs="Times New Roman"/>
          <w:color w:val="auto"/>
        </w:rPr>
      </w:pPr>
      <w:ins w:id="227" w:author="Natalia Dowding" w:date="2022-04-20T10:31:00Z">
        <w:r w:rsidRPr="00F11BD2">
          <w:rPr>
            <w:rFonts w:eastAsia="Times New Roman" w:cs="Times New Roman"/>
            <w:shd w:val="clear" w:color="auto" w:fill="FFFFFF"/>
          </w:rPr>
          <w:t xml:space="preserve">In this chapter the authors will talk about how to create a strategy for collecting analytics and to make sure those analytics are useful in </w:t>
        </w:r>
        <w:r w:rsidR="00AE5469" w:rsidRPr="00F11BD2">
          <w:rPr>
            <w:rFonts w:eastAsia="Times New Roman" w:cs="Times New Roman"/>
            <w:shd w:val="clear" w:color="auto" w:fill="FFFFFF"/>
          </w:rPr>
          <w:t>measuring documentation</w:t>
        </w:r>
        <w:r w:rsidRPr="00F11BD2">
          <w:rPr>
            <w:rFonts w:eastAsia="Times New Roman" w:cs="Times New Roman"/>
            <w:shd w:val="clear" w:color="auto" w:fill="FFFFFF"/>
          </w:rPr>
          <w:t xml:space="preserve"> quality. They discuss different ways to assess the success of documentation: from an organisational point of view or users’ point of view. But they start from defining the quality of the documentation. </w:t>
        </w:r>
      </w:ins>
    </w:p>
    <w:p w14:paraId="72517BE0" w14:textId="77777777" w:rsidR="00F11BD2" w:rsidRPr="00F11BD2" w:rsidRDefault="00F11BD2" w:rsidP="00F11BD2">
      <w:pPr>
        <w:spacing w:line="240" w:lineRule="auto"/>
        <w:ind w:right="0"/>
        <w:jc w:val="left"/>
        <w:rPr>
          <w:ins w:id="228" w:author="Natalia Dowding" w:date="2022-04-20T10:31:00Z"/>
          <w:rFonts w:ascii="Times New Roman" w:eastAsia="Times New Roman" w:hAnsi="Times New Roman" w:cs="Times New Roman"/>
          <w:color w:val="auto"/>
        </w:rPr>
      </w:pPr>
    </w:p>
    <w:p w14:paraId="3B0A4825" w14:textId="77777777" w:rsidR="00F11BD2" w:rsidRPr="00F11BD2" w:rsidRDefault="00F11BD2" w:rsidP="00F11BD2">
      <w:pPr>
        <w:spacing w:line="240" w:lineRule="auto"/>
        <w:rPr>
          <w:ins w:id="229" w:author="Natalia Dowding" w:date="2022-04-20T10:31:00Z"/>
          <w:rFonts w:ascii="Times New Roman" w:eastAsia="Times New Roman" w:hAnsi="Times New Roman" w:cs="Times New Roman"/>
          <w:color w:val="auto"/>
        </w:rPr>
      </w:pPr>
      <w:ins w:id="230" w:author="Natalia Dowding" w:date="2022-04-20T10:31:00Z">
        <w:r w:rsidRPr="00F11BD2">
          <w:rPr>
            <w:rFonts w:eastAsia="Times New Roman" w:cs="Times New Roman"/>
            <w:shd w:val="clear" w:color="auto" w:fill="FFFFFF"/>
          </w:rPr>
          <w:t>What the authors achieve here is that they show how to define the concept of quality and, once that is done, choose the useful analytics, rather than going the other way round.</w:t>
        </w:r>
      </w:ins>
    </w:p>
    <w:p w14:paraId="147E9261" w14:textId="77777777" w:rsidR="00F11BD2" w:rsidRPr="00F11BD2" w:rsidRDefault="00F11BD2" w:rsidP="00F11BD2">
      <w:pPr>
        <w:spacing w:line="240" w:lineRule="auto"/>
        <w:ind w:right="0"/>
        <w:jc w:val="left"/>
        <w:rPr>
          <w:ins w:id="231" w:author="Natalia Dowding" w:date="2022-04-20T10:31:00Z"/>
          <w:rFonts w:ascii="Times New Roman" w:eastAsia="Times New Roman" w:hAnsi="Times New Roman" w:cs="Times New Roman"/>
          <w:color w:val="auto"/>
        </w:rPr>
      </w:pPr>
    </w:p>
    <w:p w14:paraId="56C24C08" w14:textId="1A8A6556" w:rsidR="00F11BD2" w:rsidRPr="00F11BD2" w:rsidRDefault="00F11BD2" w:rsidP="00F11BD2">
      <w:pPr>
        <w:spacing w:line="240" w:lineRule="auto"/>
        <w:rPr>
          <w:ins w:id="232" w:author="Natalia Dowding" w:date="2022-04-20T10:31:00Z"/>
          <w:rFonts w:ascii="Times New Roman" w:eastAsia="Times New Roman" w:hAnsi="Times New Roman" w:cs="Times New Roman"/>
          <w:color w:val="auto"/>
        </w:rPr>
      </w:pPr>
      <w:ins w:id="233" w:author="Natalia Dowding" w:date="2022-04-20T10:31:00Z">
        <w:r w:rsidRPr="00F11BD2">
          <w:rPr>
            <w:rFonts w:eastAsia="Times New Roman" w:cs="Times New Roman"/>
            <w:shd w:val="clear" w:color="auto" w:fill="FFFFFF"/>
          </w:rPr>
          <w:t xml:space="preserve">The quality assessment in the book is divided into two categories: functional and structural. Assessing the functional quality allows evaluating if the documentation serves its goal by being accessible, purposeful, accurate, </w:t>
        </w:r>
      </w:ins>
      <w:ins w:id="234" w:author="Natalia Dowding" w:date="2022-04-20T15:17:00Z">
        <w:r w:rsidR="00813C65" w:rsidRPr="00F11BD2">
          <w:rPr>
            <w:rFonts w:eastAsia="Times New Roman" w:cs="Times New Roman"/>
            <w:shd w:val="clear" w:color="auto" w:fill="FFFFFF"/>
          </w:rPr>
          <w:t>findable,</w:t>
        </w:r>
      </w:ins>
      <w:ins w:id="235" w:author="Natalia Dowding" w:date="2022-04-20T10:31:00Z">
        <w:r w:rsidRPr="00F11BD2">
          <w:rPr>
            <w:rFonts w:eastAsia="Times New Roman" w:cs="Times New Roman"/>
            <w:shd w:val="clear" w:color="auto" w:fill="FFFFFF"/>
          </w:rPr>
          <w:t xml:space="preserve"> and complete.</w:t>
        </w:r>
      </w:ins>
    </w:p>
    <w:p w14:paraId="76EBC2F8" w14:textId="2A4DB15A" w:rsidR="00F11BD2" w:rsidRPr="00F11BD2" w:rsidRDefault="00F11BD2" w:rsidP="00F11BD2">
      <w:pPr>
        <w:spacing w:line="240" w:lineRule="auto"/>
        <w:rPr>
          <w:ins w:id="236" w:author="Natalia Dowding" w:date="2022-04-20T10:31:00Z"/>
          <w:rFonts w:ascii="Times New Roman" w:eastAsia="Times New Roman" w:hAnsi="Times New Roman" w:cs="Times New Roman"/>
          <w:color w:val="auto"/>
        </w:rPr>
      </w:pPr>
      <w:ins w:id="237" w:author="Natalia Dowding" w:date="2022-04-20T10:31:00Z">
        <w:r w:rsidRPr="00F11BD2">
          <w:rPr>
            <w:rFonts w:eastAsia="Times New Roman" w:cs="Times New Roman"/>
            <w:shd w:val="clear" w:color="auto" w:fill="FFFFFF"/>
          </w:rPr>
          <w:t xml:space="preserve">In its turn, the structural quality helps to decide if the document is written and structured well by being clear, </w:t>
        </w:r>
      </w:ins>
      <w:ins w:id="238" w:author="Natalia Dowding" w:date="2022-04-20T15:17:00Z">
        <w:r w:rsidR="00813C65" w:rsidRPr="00F11BD2">
          <w:rPr>
            <w:rFonts w:eastAsia="Times New Roman" w:cs="Times New Roman"/>
            <w:shd w:val="clear" w:color="auto" w:fill="FFFFFF"/>
          </w:rPr>
          <w:t>concise,</w:t>
        </w:r>
      </w:ins>
      <w:ins w:id="239" w:author="Natalia Dowding" w:date="2022-04-20T10:31:00Z">
        <w:r w:rsidRPr="00F11BD2">
          <w:rPr>
            <w:rFonts w:eastAsia="Times New Roman" w:cs="Times New Roman"/>
            <w:shd w:val="clear" w:color="auto" w:fill="FFFFFF"/>
          </w:rPr>
          <w:t xml:space="preserve"> and consistent.</w:t>
        </w:r>
      </w:ins>
    </w:p>
    <w:p w14:paraId="695EA56E" w14:textId="0935691F" w:rsidR="007B3EBB" w:rsidDel="00F11BD2" w:rsidRDefault="00E35ACB">
      <w:pPr>
        <w:ind w:right="0"/>
        <w:rPr>
          <w:del w:id="240" w:author="Natalia Dowding" w:date="2022-04-20T10:31:00Z"/>
          <w:color w:val="0E101A"/>
        </w:rPr>
      </w:pPr>
      <w:del w:id="241" w:author="Natalia Dowding" w:date="2022-04-20T10:31:00Z">
        <w:r w:rsidDel="00F11BD2">
          <w:rPr>
            <w:color w:val="0E101A"/>
          </w:rPr>
          <w:delText>Similarly, the authors propose</w:delText>
        </w:r>
        <w:commentRangeStart w:id="242"/>
        <w:r w:rsidDel="00F11BD2">
          <w:rPr>
            <w:color w:val="0E101A"/>
          </w:rPr>
          <w:delText xml:space="preserve"> several practical </w:delText>
        </w:r>
        <w:commentRangeEnd w:id="242"/>
        <w:r w:rsidR="00D6638D" w:rsidDel="00F11BD2">
          <w:rPr>
            <w:rStyle w:val="CommentReference"/>
          </w:rPr>
          <w:commentReference w:id="242"/>
        </w:r>
        <w:r w:rsidDel="00F11BD2">
          <w:rPr>
            <w:color w:val="0E101A"/>
          </w:rPr>
          <w:delText>ways for the developer to evaluate the quality of the documentation. They explain the concepts of functional and structural quality and provide methods to translate them into meaningful values.</w:delText>
        </w:r>
      </w:del>
    </w:p>
    <w:p w14:paraId="6EFD6585" w14:textId="610E9065" w:rsidR="007B3EBB" w:rsidDel="00F11BD2" w:rsidRDefault="007B3EBB">
      <w:pPr>
        <w:ind w:right="0"/>
        <w:rPr>
          <w:del w:id="243" w:author="Natalia Dowding" w:date="2022-04-20T10:31:00Z"/>
          <w:color w:val="0E101A"/>
        </w:rPr>
      </w:pPr>
    </w:p>
    <w:p w14:paraId="0A2C8320" w14:textId="0089CE0C" w:rsidR="007B3EBB" w:rsidDel="00F11BD2" w:rsidRDefault="00E35ACB">
      <w:pPr>
        <w:ind w:right="0"/>
        <w:rPr>
          <w:del w:id="244" w:author="Natalia Dowding" w:date="2022-04-20T10:31:00Z"/>
          <w:color w:val="0E101A"/>
        </w:rPr>
      </w:pPr>
      <w:del w:id="245" w:author="Natalia Dowding" w:date="2022-04-20T10:31:00Z">
        <w:r w:rsidDel="00F11BD2">
          <w:rPr>
            <w:color w:val="0E101A"/>
          </w:rPr>
          <w:delText xml:space="preserve">For many developers, documentation metrics would be a novel concept which is why this chapter may be of special interest to them. </w:delText>
        </w:r>
      </w:del>
    </w:p>
    <w:p w14:paraId="68AF1400" w14:textId="52277876" w:rsidR="007B3EBB" w:rsidDel="00813C65" w:rsidRDefault="007B3EBB">
      <w:pPr>
        <w:ind w:right="0"/>
        <w:rPr>
          <w:del w:id="246" w:author="Natalia Dowding" w:date="2022-04-20T15:17:00Z"/>
          <w:color w:val="0E101A"/>
        </w:rPr>
      </w:pPr>
    </w:p>
    <w:p w14:paraId="4F451CA9" w14:textId="7BB77551" w:rsidR="00D6638D" w:rsidRDefault="00D6638D">
      <w:pPr>
        <w:ind w:right="0"/>
        <w:rPr>
          <w:color w:val="0E101A"/>
        </w:rPr>
      </w:pPr>
    </w:p>
    <w:p w14:paraId="392CF30B" w14:textId="6CBE5EF9" w:rsidR="00A55BFD" w:rsidRDefault="002B4E38">
      <w:pPr>
        <w:ind w:right="0"/>
        <w:rPr>
          <w:shd w:val="clear" w:color="auto" w:fill="FFFFFF"/>
        </w:rPr>
      </w:pPr>
      <w:r>
        <w:rPr>
          <w:shd w:val="clear" w:color="auto" w:fill="FFFFFF"/>
        </w:rPr>
        <w:t>After that the authors go through some examples of analytic tools, such as page views and bounce rate. Then they explain how to choose appropriate analytics to evaluate the quality of content</w:t>
      </w:r>
      <w:r w:rsidR="00852561">
        <w:rPr>
          <w:shd w:val="clear" w:color="auto" w:fill="FFFFFF"/>
        </w:rPr>
        <w:t xml:space="preserve"> (see Figure </w:t>
      </w:r>
      <w:r w:rsidR="00AD62BB">
        <w:rPr>
          <w:shd w:val="clear" w:color="auto" w:fill="FFFFFF"/>
        </w:rPr>
        <w:t>7</w:t>
      </w:r>
      <w:r w:rsidR="00852561">
        <w:rPr>
          <w:shd w:val="clear" w:color="auto" w:fill="FFFFFF"/>
        </w:rPr>
        <w:t>)</w:t>
      </w:r>
      <w:r>
        <w:rPr>
          <w:shd w:val="clear" w:color="auto" w:fill="FFFFFF"/>
        </w:rPr>
        <w:t>.</w:t>
      </w:r>
    </w:p>
    <w:p w14:paraId="53F2D339" w14:textId="77777777" w:rsidR="00EA3EBF" w:rsidRDefault="00EA3EBF">
      <w:pPr>
        <w:ind w:right="0"/>
        <w:rPr>
          <w:shd w:val="clear" w:color="auto" w:fill="FFFFFF"/>
        </w:rPr>
      </w:pPr>
    </w:p>
    <w:p w14:paraId="6ACD617B" w14:textId="77777777" w:rsidR="00FF1190" w:rsidRDefault="00EA3EBF" w:rsidP="00FF1190">
      <w:pPr>
        <w:keepNext/>
        <w:ind w:right="0"/>
      </w:pPr>
      <w:r>
        <w:rPr>
          <w:noProof/>
          <w:shd w:val="clear" w:color="auto" w:fill="FFFFFF"/>
        </w:rPr>
        <w:lastRenderedPageBreak/>
        <w:drawing>
          <wp:inline distT="0" distB="0" distL="0" distR="0" wp14:anchorId="3F57D9FA" wp14:editId="24F8DC62">
            <wp:extent cx="3370103" cy="4846855"/>
            <wp:effectExtent l="61913" t="52387" r="101917" b="101918"/>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t="1116" r="5239"/>
                    <a:stretch/>
                  </pic:blipFill>
                  <pic:spPr bwMode="auto">
                    <a:xfrm rot="5400000">
                      <a:off x="0" y="0"/>
                      <a:ext cx="3370973" cy="484810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247DE1" w14:textId="2704A2D1" w:rsidR="00EA3EBF" w:rsidRDefault="00FF1190" w:rsidP="00FF1190">
      <w:pPr>
        <w:pStyle w:val="Caption"/>
        <w:rPr>
          <w:shd w:val="clear" w:color="auto" w:fill="FFFFFF"/>
        </w:rPr>
      </w:pPr>
      <w:r>
        <w:t xml:space="preserve">Figure </w:t>
      </w:r>
      <w:r w:rsidR="009A3EDF">
        <w:fldChar w:fldCharType="begin"/>
      </w:r>
      <w:r w:rsidR="009A3EDF">
        <w:instrText xml:space="preserve"> SEQ Figure \* ARABIC </w:instrText>
      </w:r>
      <w:r w:rsidR="009A3EDF">
        <w:fldChar w:fldCharType="separate"/>
      </w:r>
      <w:r w:rsidR="00636EE2">
        <w:rPr>
          <w:noProof/>
        </w:rPr>
        <w:t>7</w:t>
      </w:r>
      <w:r w:rsidR="009A3EDF">
        <w:rPr>
          <w:noProof/>
        </w:rPr>
        <w:fldChar w:fldCharType="end"/>
      </w:r>
      <w:r>
        <w:t xml:space="preserve"> Questions about quality and corresponding metrics</w:t>
      </w:r>
    </w:p>
    <w:p w14:paraId="73119E8C" w14:textId="77777777" w:rsidR="00A55BFD" w:rsidRDefault="00A55BFD">
      <w:pPr>
        <w:ind w:right="0"/>
        <w:rPr>
          <w:color w:val="0E101A"/>
        </w:rPr>
      </w:pPr>
    </w:p>
    <w:p w14:paraId="3607F5C4" w14:textId="7A6B6848" w:rsidR="00D6638D" w:rsidRDefault="00D6638D">
      <w:pPr>
        <w:pStyle w:val="Heading2"/>
        <w:pPrChange w:id="247" w:author="Natalia Dowding" w:date="2022-04-20T15:17:00Z">
          <w:pPr>
            <w:ind w:right="0"/>
          </w:pPr>
        </w:pPrChange>
      </w:pPr>
      <w:r>
        <w:t>Information Architecture</w:t>
      </w:r>
      <w:r w:rsidR="00CA57E0">
        <w:t xml:space="preserve"> (IA)</w:t>
      </w:r>
    </w:p>
    <w:p w14:paraId="0E9881C6" w14:textId="77777777" w:rsidR="00813C65" w:rsidRPr="00813C65" w:rsidRDefault="00813C65" w:rsidP="00813C65">
      <w:pPr>
        <w:spacing w:line="240" w:lineRule="auto"/>
        <w:rPr>
          <w:ins w:id="248" w:author="Natalia Dowding" w:date="2022-04-20T15:17:00Z"/>
          <w:rFonts w:ascii="Times New Roman" w:eastAsia="Times New Roman" w:hAnsi="Times New Roman" w:cs="Times New Roman"/>
          <w:color w:val="auto"/>
        </w:rPr>
      </w:pPr>
      <w:ins w:id="249" w:author="Natalia Dowding" w:date="2022-04-20T15:17:00Z">
        <w:r w:rsidRPr="00813C65">
          <w:rPr>
            <w:rFonts w:eastAsia="Times New Roman" w:cs="Times New Roman"/>
            <w:shd w:val="clear" w:color="auto" w:fill="FFFFFF"/>
          </w:rPr>
          <w:t>The authors reserve a separate chapter to Information Architecture, a discipline studying structuring and labelling of the content. </w:t>
        </w:r>
      </w:ins>
    </w:p>
    <w:p w14:paraId="0BB73E6F" w14:textId="64462B6E" w:rsidR="00813C65" w:rsidRPr="00813C65" w:rsidRDefault="00813C65" w:rsidP="00813C65">
      <w:pPr>
        <w:spacing w:line="240" w:lineRule="auto"/>
        <w:rPr>
          <w:ins w:id="250" w:author="Natalia Dowding" w:date="2022-04-20T15:17:00Z"/>
          <w:rFonts w:ascii="Times New Roman" w:eastAsia="Times New Roman" w:hAnsi="Times New Roman" w:cs="Times New Roman"/>
          <w:color w:val="auto"/>
        </w:rPr>
      </w:pPr>
      <w:ins w:id="251" w:author="Natalia Dowding" w:date="2022-04-20T15:17:00Z">
        <w:r w:rsidRPr="00813C65">
          <w:rPr>
            <w:rFonts w:eastAsia="Times New Roman" w:cs="Times New Roman"/>
            <w:shd w:val="clear" w:color="auto" w:fill="FFFFFF"/>
          </w:rPr>
          <w:t xml:space="preserve">The authors bring attention that organising content is important to ensure that the user can find what he </w:t>
        </w:r>
      </w:ins>
      <w:r w:rsidR="00A221A7" w:rsidRPr="00813C65">
        <w:rPr>
          <w:rFonts w:eastAsia="Times New Roman" w:cs="Times New Roman"/>
          <w:shd w:val="clear" w:color="auto" w:fill="FFFFFF"/>
        </w:rPr>
        <w:t>wants,</w:t>
      </w:r>
      <w:ins w:id="252" w:author="Natalia Dowding" w:date="2022-04-20T15:17:00Z">
        <w:r w:rsidRPr="00813C65">
          <w:rPr>
            <w:rFonts w:eastAsia="Times New Roman" w:cs="Times New Roman"/>
            <w:shd w:val="clear" w:color="auto" w:fill="FFFFFF"/>
          </w:rPr>
          <w:t xml:space="preserve"> and that the documentation can grow without breaking the content structure. </w:t>
        </w:r>
      </w:ins>
    </w:p>
    <w:p w14:paraId="0FE2CFF7" w14:textId="77777777" w:rsidR="00813C65" w:rsidRPr="00813C65" w:rsidRDefault="00813C65" w:rsidP="00813C65">
      <w:pPr>
        <w:spacing w:line="240" w:lineRule="auto"/>
        <w:ind w:right="0"/>
        <w:jc w:val="left"/>
        <w:rPr>
          <w:ins w:id="253" w:author="Natalia Dowding" w:date="2022-04-20T15:17:00Z"/>
          <w:rFonts w:ascii="Times New Roman" w:eastAsia="Times New Roman" w:hAnsi="Times New Roman" w:cs="Times New Roman"/>
          <w:color w:val="auto"/>
        </w:rPr>
      </w:pPr>
    </w:p>
    <w:p w14:paraId="0B50ED95" w14:textId="21D7F1D9" w:rsidR="00813C65" w:rsidRPr="00813C65" w:rsidRDefault="00813C65" w:rsidP="00813C65">
      <w:pPr>
        <w:spacing w:line="240" w:lineRule="auto"/>
        <w:rPr>
          <w:ins w:id="254" w:author="Natalia Dowding" w:date="2022-04-20T15:17:00Z"/>
          <w:rFonts w:ascii="Times New Roman" w:eastAsia="Times New Roman" w:hAnsi="Times New Roman" w:cs="Times New Roman"/>
          <w:color w:val="auto"/>
        </w:rPr>
      </w:pPr>
      <w:ins w:id="255" w:author="Natalia Dowding" w:date="2022-04-20T15:17:00Z">
        <w:r w:rsidRPr="00813C65">
          <w:rPr>
            <w:rFonts w:eastAsia="Times New Roman" w:cs="Times New Roman"/>
            <w:shd w:val="clear" w:color="auto" w:fill="FFFFFF"/>
          </w:rPr>
          <w:t xml:space="preserve">The chapter touches upon the background: the sequential, </w:t>
        </w:r>
      </w:ins>
      <w:r w:rsidR="00035361" w:rsidRPr="00813C65">
        <w:rPr>
          <w:rFonts w:eastAsia="Times New Roman" w:cs="Times New Roman"/>
          <w:shd w:val="clear" w:color="auto" w:fill="FFFFFF"/>
        </w:rPr>
        <w:t>hierarchical,</w:t>
      </w:r>
      <w:ins w:id="256" w:author="Natalia Dowding" w:date="2022-04-20T15:17:00Z">
        <w:r w:rsidRPr="00813C65">
          <w:rPr>
            <w:rFonts w:eastAsia="Times New Roman" w:cs="Times New Roman"/>
            <w:shd w:val="clear" w:color="auto" w:fill="FFFFFF"/>
          </w:rPr>
          <w:t xml:space="preserve"> and web-like </w:t>
        </w:r>
      </w:ins>
      <w:r w:rsidR="00A221A7" w:rsidRPr="00813C65">
        <w:rPr>
          <w:rFonts w:eastAsia="Times New Roman" w:cs="Times New Roman"/>
          <w:shd w:val="clear" w:color="auto" w:fill="FFFFFF"/>
        </w:rPr>
        <w:t>types of</w:t>
      </w:r>
      <w:ins w:id="257" w:author="Natalia Dowding" w:date="2022-04-20T15:17:00Z">
        <w:r w:rsidRPr="00813C65">
          <w:rPr>
            <w:rFonts w:eastAsia="Times New Roman" w:cs="Times New Roman"/>
            <w:shd w:val="clear" w:color="auto" w:fill="FFFFFF"/>
          </w:rPr>
          <w:t xml:space="preserve"> content structure, followed by the main site navigation principles, including information categorisation, landing pages, navigation cues. </w:t>
        </w:r>
      </w:ins>
    </w:p>
    <w:p w14:paraId="3AB71F1B" w14:textId="77777777" w:rsidR="00813C65" w:rsidRPr="00813C65" w:rsidRDefault="00813C65" w:rsidP="00813C65">
      <w:pPr>
        <w:spacing w:line="240" w:lineRule="auto"/>
        <w:ind w:right="0"/>
        <w:jc w:val="left"/>
        <w:rPr>
          <w:ins w:id="258" w:author="Natalia Dowding" w:date="2022-04-20T15:17:00Z"/>
          <w:rFonts w:ascii="Times New Roman" w:eastAsia="Times New Roman" w:hAnsi="Times New Roman" w:cs="Times New Roman"/>
          <w:color w:val="auto"/>
        </w:rPr>
      </w:pPr>
    </w:p>
    <w:p w14:paraId="1E312E92" w14:textId="499F1117" w:rsidR="00813C65" w:rsidRPr="00813C65" w:rsidRDefault="00813C65" w:rsidP="00813C65">
      <w:pPr>
        <w:spacing w:line="240" w:lineRule="auto"/>
        <w:rPr>
          <w:ins w:id="259" w:author="Natalia Dowding" w:date="2022-04-20T15:17:00Z"/>
          <w:rFonts w:ascii="Times New Roman" w:eastAsia="Times New Roman" w:hAnsi="Times New Roman" w:cs="Times New Roman"/>
          <w:color w:val="auto"/>
        </w:rPr>
      </w:pPr>
      <w:ins w:id="260" w:author="Natalia Dowding" w:date="2022-04-20T15:17:00Z">
        <w:r w:rsidRPr="00813C65">
          <w:rPr>
            <w:rFonts w:eastAsia="Times New Roman" w:cs="Times New Roman"/>
            <w:shd w:val="clear" w:color="auto" w:fill="FFFFFF"/>
          </w:rPr>
          <w:t xml:space="preserve">After that the authors cover the practical aspects of organising content:  auditing the existing content, outlining the new information architecture for your </w:t>
        </w:r>
      </w:ins>
      <w:r w:rsidR="00035361" w:rsidRPr="00813C65">
        <w:rPr>
          <w:rFonts w:eastAsia="Times New Roman" w:cs="Times New Roman"/>
          <w:shd w:val="clear" w:color="auto" w:fill="FFFFFF"/>
        </w:rPr>
        <w:t>documentation,</w:t>
      </w:r>
      <w:ins w:id="261" w:author="Natalia Dowding" w:date="2022-04-20T15:17:00Z">
        <w:r w:rsidRPr="00813C65">
          <w:rPr>
            <w:rFonts w:eastAsia="Times New Roman" w:cs="Times New Roman"/>
            <w:shd w:val="clear" w:color="auto" w:fill="FFFFFF"/>
          </w:rPr>
          <w:t xml:space="preserve"> and migrating the content to the new structure. </w:t>
        </w:r>
      </w:ins>
    </w:p>
    <w:p w14:paraId="5FD44FC2" w14:textId="77777777" w:rsidR="00813C65" w:rsidRPr="00813C65" w:rsidRDefault="00813C65" w:rsidP="00813C65">
      <w:pPr>
        <w:spacing w:line="240" w:lineRule="auto"/>
        <w:ind w:right="0"/>
        <w:jc w:val="left"/>
        <w:rPr>
          <w:ins w:id="262" w:author="Natalia Dowding" w:date="2022-04-20T15:17:00Z"/>
          <w:rFonts w:ascii="Times New Roman" w:eastAsia="Times New Roman" w:hAnsi="Times New Roman" w:cs="Times New Roman"/>
          <w:color w:val="auto"/>
        </w:rPr>
      </w:pPr>
    </w:p>
    <w:p w14:paraId="5C73AFCE" w14:textId="3A5377DD" w:rsidR="00DF29DC" w:rsidRDefault="00813C65" w:rsidP="00813C65">
      <w:pPr>
        <w:spacing w:line="240" w:lineRule="auto"/>
        <w:rPr>
          <w:ins w:id="263" w:author="Natalia Dowding" w:date="2022-04-20T15:18:00Z"/>
          <w:rFonts w:eastAsia="Times New Roman" w:cs="Times New Roman"/>
          <w:shd w:val="clear" w:color="auto" w:fill="FFFFFF"/>
        </w:rPr>
      </w:pPr>
      <w:ins w:id="264" w:author="Natalia Dowding" w:date="2022-04-20T15:17:00Z">
        <w:r w:rsidRPr="00813C65">
          <w:rPr>
            <w:rFonts w:eastAsia="Times New Roman" w:cs="Times New Roman"/>
            <w:shd w:val="clear" w:color="auto" w:fill="FFFFFF"/>
          </w:rPr>
          <w:t xml:space="preserve">When speaking about outlining the new information architecture, the authors repeatedly advise to refer to users’ expectations. In deciding upon the content organisation, the reader will be briefly introduced to the card sorting method of information categorisation and then testing the new information organisation by collecting users’ feedback. </w:t>
        </w:r>
      </w:ins>
    </w:p>
    <w:p w14:paraId="0A345CEF" w14:textId="719F3014" w:rsidR="00DF29DC" w:rsidRPr="00813C65" w:rsidRDefault="00D813EB">
      <w:pPr>
        <w:pStyle w:val="Heading2"/>
        <w:rPr>
          <w:ins w:id="265" w:author="Natalia Dowding" w:date="2022-04-20T15:17:00Z"/>
        </w:rPr>
        <w:pPrChange w:id="266" w:author="Natalia Dowding" w:date="2022-04-20T15:19:00Z">
          <w:pPr>
            <w:spacing w:line="240" w:lineRule="auto"/>
          </w:pPr>
        </w:pPrChange>
      </w:pPr>
      <w:r>
        <w:lastRenderedPageBreak/>
        <w:t xml:space="preserve">Documentation </w:t>
      </w:r>
      <w:commentRangeStart w:id="267"/>
      <w:commentRangeStart w:id="268"/>
      <w:commentRangeStart w:id="269"/>
      <w:ins w:id="270" w:author="Natalia Dowding" w:date="2022-04-20T15:19:00Z">
        <w:r w:rsidR="00DF29DC">
          <w:t>Mai</w:t>
        </w:r>
        <w:r w:rsidR="00F1693E">
          <w:t>ntenance</w:t>
        </w:r>
      </w:ins>
      <w:commentRangeEnd w:id="267"/>
      <w:ins w:id="271" w:author="Natalia Dowding" w:date="2022-04-20T15:22:00Z">
        <w:r w:rsidR="00E21934">
          <w:rPr>
            <w:rStyle w:val="CommentReference"/>
            <w:rFonts w:ascii="Nunito" w:eastAsia="Nunito" w:hAnsi="Nunito" w:cs="Nunito"/>
          </w:rPr>
          <w:commentReference w:id="267"/>
        </w:r>
      </w:ins>
      <w:commentRangeEnd w:id="268"/>
      <w:ins w:id="272" w:author="Natalia Dowding" w:date="2022-04-20T15:31:00Z">
        <w:r w:rsidR="001509B3">
          <w:rPr>
            <w:rStyle w:val="CommentReference"/>
            <w:rFonts w:ascii="Nunito" w:eastAsia="Nunito" w:hAnsi="Nunito" w:cs="Nunito"/>
          </w:rPr>
          <w:commentReference w:id="268"/>
        </w:r>
      </w:ins>
      <w:commentRangeEnd w:id="269"/>
      <w:r w:rsidR="00D169BA">
        <w:rPr>
          <w:rStyle w:val="CommentReference"/>
          <w:rFonts w:ascii="Nunito" w:eastAsia="Nunito" w:hAnsi="Nunito" w:cs="Nunito"/>
        </w:rPr>
        <w:commentReference w:id="269"/>
      </w:r>
    </w:p>
    <w:p w14:paraId="3A50845A" w14:textId="15162BBC" w:rsidR="007B3EBB" w:rsidDel="00813C65" w:rsidRDefault="00E35ACB">
      <w:pPr>
        <w:ind w:right="0"/>
        <w:rPr>
          <w:del w:id="273" w:author="Natalia Dowding" w:date="2022-04-20T15:17:00Z"/>
          <w:color w:val="0E101A"/>
        </w:rPr>
      </w:pPr>
      <w:del w:id="274" w:author="Natalia Dowding" w:date="2022-04-20T15:17:00Z">
        <w:r w:rsidDel="00813C65">
          <w:rPr>
            <w:color w:val="0E101A"/>
          </w:rPr>
          <w:delText>Making sure that  user</w:delText>
        </w:r>
        <w:r w:rsidR="00D6638D" w:rsidDel="00813C65">
          <w:rPr>
            <w:color w:val="0E101A"/>
          </w:rPr>
          <w:delText>s</w:delText>
        </w:r>
        <w:r w:rsidDel="00813C65">
          <w:rPr>
            <w:color w:val="0E101A"/>
          </w:rPr>
          <w:delText xml:space="preserve"> can find </w:delText>
        </w:r>
        <w:r w:rsidR="00D6638D" w:rsidDel="00813C65">
          <w:rPr>
            <w:color w:val="0E101A"/>
          </w:rPr>
          <w:delText>their</w:delText>
        </w:r>
        <w:r w:rsidDel="00813C65">
          <w:rPr>
            <w:color w:val="0E101A"/>
          </w:rPr>
          <w:delText xml:space="preserve"> way </w:delText>
        </w:r>
        <w:r w:rsidR="00D6638D" w:rsidDel="00813C65">
          <w:rPr>
            <w:color w:val="0E101A"/>
          </w:rPr>
          <w:delText xml:space="preserve">through </w:delText>
        </w:r>
        <w:r w:rsidDel="00813C65">
          <w:rPr>
            <w:color w:val="0E101A"/>
          </w:rPr>
          <w:delText xml:space="preserve"> documentation, and that </w:delText>
        </w:r>
        <w:r w:rsidR="00D6638D" w:rsidDel="00813C65">
          <w:rPr>
            <w:color w:val="0E101A"/>
          </w:rPr>
          <w:delText>the information</w:delText>
        </w:r>
        <w:r w:rsidDel="00813C65">
          <w:rPr>
            <w:color w:val="0E101A"/>
          </w:rPr>
          <w:delText xml:space="preserve"> is appearing logically and intuitively, plays an important part in establishing</w:delText>
        </w:r>
        <w:r w:rsidR="00D6638D" w:rsidDel="00813C65">
          <w:rPr>
            <w:color w:val="0E101A"/>
          </w:rPr>
          <w:delText xml:space="preserve"> a</w:delText>
        </w:r>
        <w:r w:rsidDel="00813C65">
          <w:rPr>
            <w:color w:val="0E101A"/>
          </w:rPr>
          <w:delText xml:space="preserve"> good relationship with the </w:delText>
        </w:r>
        <w:r w:rsidR="00D46700" w:rsidDel="00813C65">
          <w:rPr>
            <w:color w:val="0E101A"/>
          </w:rPr>
          <w:delText>reader and product user.</w:delText>
        </w:r>
        <w:r w:rsidDel="00813C65">
          <w:rPr>
            <w:color w:val="0E101A"/>
          </w:rPr>
          <w:delText xml:space="preserve"> Nowadays many developers would have some exposure to IA, but here the authors </w:delText>
        </w:r>
        <w:commentRangeStart w:id="275"/>
        <w:r w:rsidDel="00813C65">
          <w:rPr>
            <w:color w:val="0E101A"/>
          </w:rPr>
          <w:delText xml:space="preserve">provide a concise guide to </w:delText>
        </w:r>
        <w:commentRangeEnd w:id="275"/>
        <w:r w:rsidR="00D46700" w:rsidDel="00813C65">
          <w:rPr>
            <w:rStyle w:val="CommentReference"/>
          </w:rPr>
          <w:commentReference w:id="275"/>
        </w:r>
        <w:r w:rsidDel="00813C65">
          <w:rPr>
            <w:color w:val="0E101A"/>
          </w:rPr>
          <w:delText>how developers can use it for their own documentation without going into the details.</w:delText>
        </w:r>
      </w:del>
    </w:p>
    <w:p w14:paraId="0E4880CD" w14:textId="77777777" w:rsidR="009A0BAE" w:rsidRPr="009A0BAE" w:rsidRDefault="009A0BAE" w:rsidP="009A0BAE">
      <w:pPr>
        <w:spacing w:line="240" w:lineRule="auto"/>
        <w:rPr>
          <w:ins w:id="276" w:author="Natalia Dowding" w:date="2022-04-20T15:56:00Z"/>
          <w:rFonts w:ascii="Times New Roman" w:eastAsia="Times New Roman" w:hAnsi="Times New Roman" w:cs="Times New Roman"/>
          <w:color w:val="auto"/>
        </w:rPr>
      </w:pPr>
      <w:ins w:id="277" w:author="Natalia Dowding" w:date="2022-04-20T15:56:00Z">
        <w:r w:rsidRPr="009A0BAE">
          <w:rPr>
            <w:rFonts w:eastAsia="Times New Roman" w:cs="Times New Roman"/>
            <w:shd w:val="clear" w:color="auto" w:fill="FFFFFF"/>
          </w:rPr>
          <w:t>At last, the authors touch on the topic of maintenance. Ensuring that the documentation is updated regularly and is aligned with releases is critical to maintaining the trust of the users. In a few short sections, the authors manage to distil the best practices for maintenance and deprecating documentation. </w:t>
        </w:r>
      </w:ins>
    </w:p>
    <w:p w14:paraId="0E81DEFD" w14:textId="77777777" w:rsidR="009A0BAE" w:rsidRPr="009A0BAE" w:rsidRDefault="009A0BAE" w:rsidP="009A0BAE">
      <w:pPr>
        <w:spacing w:line="240" w:lineRule="auto"/>
        <w:ind w:right="0"/>
        <w:jc w:val="left"/>
        <w:rPr>
          <w:ins w:id="278" w:author="Natalia Dowding" w:date="2022-04-20T15:56:00Z"/>
          <w:rFonts w:ascii="Times New Roman" w:eastAsia="Times New Roman" w:hAnsi="Times New Roman" w:cs="Times New Roman"/>
          <w:color w:val="auto"/>
        </w:rPr>
      </w:pPr>
    </w:p>
    <w:p w14:paraId="27545153" w14:textId="77777777" w:rsidR="009A0BAE" w:rsidRPr="009A0BAE" w:rsidRDefault="009A0BAE" w:rsidP="009A0BAE">
      <w:pPr>
        <w:spacing w:line="240" w:lineRule="auto"/>
        <w:rPr>
          <w:ins w:id="279" w:author="Natalia Dowding" w:date="2022-04-20T15:56:00Z"/>
          <w:rFonts w:ascii="Times New Roman" w:eastAsia="Times New Roman" w:hAnsi="Times New Roman" w:cs="Times New Roman"/>
          <w:color w:val="auto"/>
        </w:rPr>
      </w:pPr>
      <w:ins w:id="280" w:author="Natalia Dowding" w:date="2022-04-20T15:56:00Z">
        <w:r w:rsidRPr="009A0BAE">
          <w:rPr>
            <w:rFonts w:eastAsia="Times New Roman" w:cs="Times New Roman"/>
            <w:shd w:val="clear" w:color="auto" w:fill="FFFFFF"/>
          </w:rPr>
          <w:t>When talking about the maintenance, the authors go through the list of essential points, including planning, assigning persons, responsible for documents, coordinating documentation with releases, automating the maintenance, checking the links and the grammar. </w:t>
        </w:r>
      </w:ins>
    </w:p>
    <w:p w14:paraId="68C0A694" w14:textId="77777777" w:rsidR="009A0BAE" w:rsidRPr="009A0BAE" w:rsidRDefault="009A0BAE" w:rsidP="009A0BAE">
      <w:pPr>
        <w:spacing w:line="240" w:lineRule="auto"/>
        <w:ind w:right="0"/>
        <w:jc w:val="left"/>
        <w:rPr>
          <w:ins w:id="281" w:author="Natalia Dowding" w:date="2022-04-20T15:56:00Z"/>
          <w:rFonts w:ascii="Times New Roman" w:eastAsia="Times New Roman" w:hAnsi="Times New Roman" w:cs="Times New Roman"/>
          <w:color w:val="auto"/>
        </w:rPr>
      </w:pPr>
    </w:p>
    <w:p w14:paraId="41C37C45" w14:textId="77777777" w:rsidR="009A0BAE" w:rsidRDefault="009A0BAE" w:rsidP="009A0BAE">
      <w:pPr>
        <w:spacing w:line="240" w:lineRule="auto"/>
        <w:rPr>
          <w:ins w:id="282" w:author="Natalia Dowding" w:date="2022-04-20T15:56:00Z"/>
          <w:rFonts w:eastAsia="Times New Roman" w:cs="Times New Roman"/>
          <w:shd w:val="clear" w:color="auto" w:fill="FFFFFF"/>
        </w:rPr>
      </w:pPr>
      <w:ins w:id="283" w:author="Natalia Dowding" w:date="2022-04-20T15:56:00Z">
        <w:r w:rsidRPr="009A0BAE">
          <w:rPr>
            <w:rFonts w:eastAsia="Times New Roman" w:cs="Times New Roman"/>
            <w:shd w:val="clear" w:color="auto" w:fill="FFFFFF"/>
          </w:rPr>
          <w:t xml:space="preserve">What was especially interesting is that the authors recommend rewarding the documentation maintenance efforts, reminding that recognition is a great way to motivate a person. </w:t>
        </w:r>
      </w:ins>
    </w:p>
    <w:p w14:paraId="71AF9798" w14:textId="77777777" w:rsidR="00C61034" w:rsidRDefault="00C61034" w:rsidP="009A0BAE">
      <w:pPr>
        <w:spacing w:line="240" w:lineRule="auto"/>
        <w:rPr>
          <w:ins w:id="284" w:author="Natalia Dowding" w:date="2022-04-20T15:56:00Z"/>
          <w:rFonts w:eastAsia="Times New Roman" w:cs="Times New Roman"/>
          <w:shd w:val="clear" w:color="auto" w:fill="FFFFFF"/>
        </w:rPr>
      </w:pPr>
    </w:p>
    <w:p w14:paraId="52D9D39B" w14:textId="5231E262" w:rsidR="00C61034" w:rsidRPr="009A0BAE" w:rsidRDefault="002D36E6" w:rsidP="009A0BAE">
      <w:pPr>
        <w:spacing w:line="240" w:lineRule="auto"/>
        <w:rPr>
          <w:ins w:id="285" w:author="Natalia Dowding" w:date="2022-04-20T15:56:00Z"/>
          <w:rFonts w:ascii="Times New Roman" w:eastAsia="Times New Roman" w:hAnsi="Times New Roman" w:cs="Times New Roman"/>
          <w:color w:val="auto"/>
        </w:rPr>
      </w:pPr>
      <w:r>
        <w:rPr>
          <w:shd w:val="clear" w:color="auto" w:fill="FFFFFF"/>
        </w:rPr>
        <w:t>In the end, the authors mention the process of announcing the documentation obsolete when corresponding software becomes obsolete. They point out the importance to retain the obsolete content and to flag it such to warn the user. Only when the documentation is not needed or not helpful to the user, it may be removed</w:t>
      </w:r>
      <w:r w:rsidR="00D813EB">
        <w:rPr>
          <w:shd w:val="clear" w:color="auto" w:fill="FFFFFF"/>
        </w:rPr>
        <w:t>.</w:t>
      </w:r>
    </w:p>
    <w:p w14:paraId="3DF2346E" w14:textId="77777777" w:rsidR="007B3EBB" w:rsidRDefault="007B3EBB">
      <w:pPr>
        <w:ind w:right="0"/>
        <w:rPr>
          <w:color w:val="0E101A"/>
        </w:rPr>
      </w:pPr>
    </w:p>
    <w:p w14:paraId="102B31B3" w14:textId="77777777" w:rsidR="007B3EBB" w:rsidRDefault="007B3EBB">
      <w:pPr>
        <w:ind w:right="0"/>
        <w:rPr>
          <w:color w:val="0E101A"/>
        </w:rPr>
      </w:pPr>
    </w:p>
    <w:p w14:paraId="641E4C75" w14:textId="54C8045C" w:rsidR="007B3EBB" w:rsidRDefault="00E35ACB">
      <w:pPr>
        <w:pStyle w:val="Heading2"/>
        <w:keepNext w:val="0"/>
        <w:keepLines w:val="0"/>
        <w:spacing w:before="0" w:after="0"/>
        <w:rPr>
          <w:rFonts w:ascii="Nunito" w:eastAsia="Nunito" w:hAnsi="Nunito" w:cs="Nunito"/>
          <w:color w:val="0E101A"/>
          <w:sz w:val="34"/>
          <w:szCs w:val="34"/>
        </w:rPr>
      </w:pPr>
      <w:bookmarkStart w:id="286" w:name="_3iciueondz4b" w:colFirst="0" w:colLast="0"/>
      <w:bookmarkEnd w:id="286"/>
      <w:r>
        <w:rPr>
          <w:rFonts w:ascii="Nunito" w:eastAsia="Nunito" w:hAnsi="Nunito" w:cs="Nunito"/>
          <w:color w:val="0E101A"/>
          <w:sz w:val="34"/>
          <w:szCs w:val="34"/>
        </w:rPr>
        <w:t>Reviewer’s comments</w:t>
      </w:r>
    </w:p>
    <w:p w14:paraId="796819B0" w14:textId="77777777" w:rsidR="007B3EBB" w:rsidRDefault="007B3EBB">
      <w:pPr>
        <w:ind w:right="0"/>
        <w:rPr>
          <w:color w:val="0E101A"/>
        </w:rPr>
      </w:pPr>
    </w:p>
    <w:p w14:paraId="66E4FE6D"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first impression from the book was that in simplifying the presentation of material the authors went a little too far.  For example, the story of Corg.ly would look appealing to any dog lover, it seemed to be oversimplified. </w:t>
      </w:r>
    </w:p>
    <w:p w14:paraId="7A01922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295009D4"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However, after giving it another thought, I came to appreciate the book much more. </w:t>
      </w:r>
    </w:p>
    <w:p w14:paraId="7E95DE0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5672E451"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The book was conceived as a practical guide to developers writing their documentation. As a "How to" guide to writing. And it achieves this purpose. </w:t>
      </w:r>
    </w:p>
    <w:p w14:paraId="10ADDF5B"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795E570F"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The authors manage to squeeze a great amount of material covered in 200 pages. The book is a good example of practices presented in it: clear, </w:t>
      </w:r>
      <w:proofErr w:type="gramStart"/>
      <w:r w:rsidRPr="00FC0BE1">
        <w:rPr>
          <w:rFonts w:eastAsia="Times New Roman" w:cs="Times New Roman"/>
          <w:shd w:val="clear" w:color="auto" w:fill="FFFFFF"/>
        </w:rPr>
        <w:t>concise</w:t>
      </w:r>
      <w:proofErr w:type="gramEnd"/>
      <w:r w:rsidRPr="00FC0BE1">
        <w:rPr>
          <w:rFonts w:eastAsia="Times New Roman" w:cs="Times New Roman"/>
          <w:shd w:val="clear" w:color="auto" w:fill="FFFFFF"/>
        </w:rPr>
        <w:t xml:space="preserve"> and consistent. </w:t>
      </w:r>
    </w:p>
    <w:p w14:paraId="333ED2B6"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C265820"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Information in the book is covered in a very logical and succinct way.  But one definition surprised me. It was the explanation of a paragraph. Presenting a paragraph as a section of text which provides a context or may contain a story, seems to be confusing and hardly logical.</w:t>
      </w:r>
    </w:p>
    <w:p w14:paraId="360F8C75"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D8C2D43"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Overall, I feel that the book might benefit from more examples and resources. </w:t>
      </w:r>
    </w:p>
    <w:p w14:paraId="55B12520"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7EA28E6" w14:textId="4A254B03"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lastRenderedPageBreak/>
        <w:t>Having said that, I like the overall style of the book: clear, cheerful, and sympathetic. Bearing in mind that the community of developers is far from being uniform and the authors did a very good job of accommodating this highly diverse crowd. </w:t>
      </w:r>
    </w:p>
    <w:p w14:paraId="3D2FC517"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6CA8CC68" w14:textId="77777777"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I would highly recommend this book to anybody who is looking to create documentation. Step by step, holding the book as a reference and a guide, the book is a great guide for the beginner writer to overcome all the hurdles and to succeed with well written and well organised documentation.  </w:t>
      </w:r>
    </w:p>
    <w:p w14:paraId="24C4EB22" w14:textId="77777777" w:rsidR="007B3EBB" w:rsidRDefault="007B3EBB"/>
    <w:p w14:paraId="317D3A0A" w14:textId="77777777" w:rsidR="007B3EBB" w:rsidRDefault="007B3EBB">
      <w:pPr>
        <w:jc w:val="left"/>
      </w:pPr>
    </w:p>
    <w:sectPr w:rsidR="007B3EBB">
      <w:footerReference w:type="default" r:id="rId22"/>
      <w:pgSz w:w="11909" w:h="16834"/>
      <w:pgMar w:top="1133" w:right="1440" w:bottom="1231"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ony Eyre" w:date="2022-04-14T09:08:00Z" w:initials="TE">
    <w:p w14:paraId="26F9C910" w14:textId="37274316" w:rsidR="00305A57" w:rsidRDefault="00305A57">
      <w:pPr>
        <w:pStyle w:val="CommentText"/>
      </w:pPr>
      <w:r>
        <w:rPr>
          <w:rStyle w:val="CommentReference"/>
        </w:rPr>
        <w:annotationRef/>
      </w:r>
      <w:r>
        <w:t xml:space="preserve">Wrong word </w:t>
      </w:r>
      <w:proofErr w:type="gramStart"/>
      <w:r>
        <w:t>here</w:t>
      </w:r>
      <w:proofErr w:type="gramEnd"/>
      <w:r>
        <w:t xml:space="preserve"> I think. Could perhaps be </w:t>
      </w:r>
      <w:r w:rsidRPr="00305A57">
        <w:rPr>
          <w:b/>
        </w:rPr>
        <w:t>depreciation</w:t>
      </w:r>
      <w:r>
        <w:t xml:space="preserve"> but if your intent is support throughout the product lifecycle then</w:t>
      </w:r>
      <w:r w:rsidR="00FC2DD4">
        <w:t xml:space="preserve"> maybe</w:t>
      </w:r>
      <w:r>
        <w:t xml:space="preserve"> </w:t>
      </w:r>
      <w:r w:rsidRPr="00305A57">
        <w:rPr>
          <w:b/>
        </w:rPr>
        <w:t>disposal</w:t>
      </w:r>
      <w:r>
        <w:t xml:space="preserve"> would be more appropriate.</w:t>
      </w:r>
      <w:r w:rsidR="00FC2DD4">
        <w:t xml:space="preserve"> </w:t>
      </w:r>
    </w:p>
  </w:comment>
  <w:comment w:id="5" w:author="Natalia Dowding" w:date="2022-04-20T19:08:00Z" w:initials="ND">
    <w:p w14:paraId="3D21A92F" w14:textId="77777777" w:rsidR="003317DD" w:rsidRDefault="003317DD">
      <w:pPr>
        <w:pStyle w:val="CommentText"/>
      </w:pPr>
      <w:r>
        <w:rPr>
          <w:rStyle w:val="CommentReference"/>
        </w:rPr>
        <w:annotationRef/>
      </w:r>
      <w:r w:rsidR="00C6319D">
        <w:t xml:space="preserve">Yes, I agree the word deprecating may sound strange in the context, but </w:t>
      </w:r>
      <w:r w:rsidR="005126C1">
        <w:t xml:space="preserve">it can also mean </w:t>
      </w:r>
      <w:r w:rsidR="002A1D65">
        <w:t>“</w:t>
      </w:r>
      <w:r w:rsidR="005126C1">
        <w:t>become obsolete</w:t>
      </w:r>
      <w:r w:rsidR="002A1D65">
        <w:t>”, which is confirmed by Oxfor</w:t>
      </w:r>
      <w:r w:rsidR="00045838">
        <w:t xml:space="preserve">d dictionary. </w:t>
      </w:r>
    </w:p>
    <w:p w14:paraId="22DF199D" w14:textId="16B77996" w:rsidR="00045838" w:rsidRDefault="00045838">
      <w:pPr>
        <w:pStyle w:val="CommentText"/>
      </w:pPr>
      <w:r>
        <w:t xml:space="preserve">I left more detailed </w:t>
      </w:r>
      <w:r w:rsidR="00D65CA9">
        <w:t xml:space="preserve">explanation in </w:t>
      </w:r>
      <w:r w:rsidR="00BA5114">
        <w:t>the section about</w:t>
      </w:r>
      <w:r w:rsidR="00D65CA9">
        <w:t xml:space="preserve"> </w:t>
      </w:r>
      <w:r w:rsidR="00D14173">
        <w:t>maintenance</w:t>
      </w:r>
      <w:r w:rsidR="00D65CA9">
        <w:t>,</w:t>
      </w:r>
      <w:r w:rsidR="00D14173">
        <w:t xml:space="preserve"> </w:t>
      </w:r>
      <w:r w:rsidR="00BA5114">
        <w:t>at</w:t>
      </w:r>
      <w:r w:rsidR="00D14173">
        <w:t xml:space="preserve"> the end of the article. Please have a look</w:t>
      </w:r>
      <w:r w:rsidR="00BA5114">
        <w:t xml:space="preserve">! </w:t>
      </w:r>
    </w:p>
  </w:comment>
  <w:comment w:id="6" w:author="Natalia Dowding" w:date="2022-04-20T19:12:00Z" w:initials="ND">
    <w:p w14:paraId="444C2F73" w14:textId="39C523BF" w:rsidR="005803D5" w:rsidRDefault="005803D5">
      <w:pPr>
        <w:pStyle w:val="CommentText"/>
      </w:pPr>
      <w:r>
        <w:rPr>
          <w:rStyle w:val="CommentReference"/>
        </w:rPr>
        <w:annotationRef/>
      </w:r>
    </w:p>
  </w:comment>
  <w:comment w:id="27" w:author="Thayna Des" w:date="2022-04-03T23:48:00Z" w:initials="TD">
    <w:p w14:paraId="53392C7C" w14:textId="7AA09C7E" w:rsidR="00AD49DC" w:rsidRDefault="00AD49DC">
      <w:pPr>
        <w:pStyle w:val="CommentText"/>
      </w:pPr>
      <w:r>
        <w:rPr>
          <w:rStyle w:val="CommentReference"/>
        </w:rPr>
        <w:annotationRef/>
      </w:r>
      <w:r>
        <w:t>This is confusing because you say first that there are similarities to coding and writing and then say the opposite – is this a difference between yours and the author’s opinion? Can you provide more details?</w:t>
      </w:r>
    </w:p>
  </w:comment>
  <w:comment w:id="28" w:author="Natalia Dowding" w:date="2022-04-18T16:57:00Z" w:initials="ND">
    <w:p w14:paraId="504CC7A7" w14:textId="77777777" w:rsidR="00342B3F" w:rsidRDefault="00342B3F">
      <w:pPr>
        <w:pStyle w:val="CommentText"/>
      </w:pPr>
      <w:r>
        <w:rPr>
          <w:rStyle w:val="CommentReference"/>
        </w:rPr>
        <w:annotationRef/>
      </w:r>
      <w:r>
        <w:t xml:space="preserve">What I meant </w:t>
      </w:r>
      <w:r w:rsidR="00195F0D">
        <w:t>was that</w:t>
      </w:r>
      <w:r>
        <w:t xml:space="preserve"> there are simi</w:t>
      </w:r>
      <w:r w:rsidR="00195F0D">
        <w:t xml:space="preserve">larities in </w:t>
      </w:r>
      <w:r w:rsidR="007F07E7">
        <w:t>procedures. To some exten</w:t>
      </w:r>
      <w:r w:rsidR="00EB3667">
        <w:t xml:space="preserve">t. </w:t>
      </w:r>
      <w:r w:rsidR="00C11E2A">
        <w:t xml:space="preserve">As I mentioned further in the text, testing </w:t>
      </w:r>
      <w:r w:rsidR="009A356A">
        <w:t xml:space="preserve">is comparable to </w:t>
      </w:r>
      <w:r w:rsidR="00CF7300">
        <w:t>editing. But nature of the job is different.</w:t>
      </w:r>
      <w:r w:rsidR="003060CA">
        <w:t xml:space="preserve"> But I can see that it is unne</w:t>
      </w:r>
      <w:r w:rsidR="00510DFC">
        <w:t xml:space="preserve">cessarily complicated. </w:t>
      </w:r>
    </w:p>
    <w:p w14:paraId="5BA0CAC1" w14:textId="35AA72DE" w:rsidR="00F15CD4" w:rsidRDefault="00F15CD4">
      <w:pPr>
        <w:pStyle w:val="CommentText"/>
      </w:pPr>
      <w:r>
        <w:t>I changed</w:t>
      </w:r>
      <w:r w:rsidR="00C61731">
        <w:t xml:space="preserve"> it, </w:t>
      </w:r>
      <w:proofErr w:type="gramStart"/>
      <w:r w:rsidR="00C61731">
        <w:t xml:space="preserve">I </w:t>
      </w:r>
      <w:r w:rsidR="00A45B29">
        <w:t>.</w:t>
      </w:r>
      <w:proofErr w:type="gramEnd"/>
    </w:p>
  </w:comment>
  <w:comment w:id="29" w:author="Natalia Dowding" w:date="2022-04-18T17:23:00Z" w:initials="ND">
    <w:p w14:paraId="7EC6C5CC" w14:textId="2A9F1633" w:rsidR="00410608" w:rsidRDefault="00410608">
      <w:pPr>
        <w:pStyle w:val="CommentText"/>
      </w:pPr>
      <w:r>
        <w:rPr>
          <w:rStyle w:val="CommentReference"/>
        </w:rPr>
        <w:annotationRef/>
      </w:r>
    </w:p>
  </w:comment>
  <w:comment w:id="78" w:author="Tony Eyre" w:date="2022-04-14T20:29:00Z" w:initials="TE">
    <w:p w14:paraId="78E05DAB" w14:textId="3207F1B3" w:rsidR="00CC0196" w:rsidRDefault="00CC0196">
      <w:pPr>
        <w:pStyle w:val="CommentText"/>
      </w:pPr>
      <w:r>
        <w:rPr>
          <w:rStyle w:val="CommentReference"/>
        </w:rPr>
        <w:annotationRef/>
      </w:r>
      <w:r>
        <w:t>As before – when/where?</w:t>
      </w:r>
    </w:p>
  </w:comment>
  <w:comment w:id="79" w:author="Natalia Dowding" w:date="2022-04-19T11:25:00Z" w:initials="ND">
    <w:p w14:paraId="79CA083D" w14:textId="124B96DA" w:rsidR="005B4B89" w:rsidRDefault="005B4B89">
      <w:pPr>
        <w:pStyle w:val="CommentText"/>
      </w:pPr>
      <w:r>
        <w:t xml:space="preserve">I removed this </w:t>
      </w:r>
      <w:r>
        <w:rPr>
          <w:rStyle w:val="CommentReference"/>
        </w:rPr>
        <w:annotationRef/>
      </w:r>
      <w:r>
        <w:t xml:space="preserve">paragraph </w:t>
      </w:r>
    </w:p>
  </w:comment>
  <w:comment w:id="81" w:author="Thayna Des" w:date="2022-04-04T00:11:00Z" w:initials="TD">
    <w:p w14:paraId="114E7DB5" w14:textId="600158E0" w:rsidR="00193A23" w:rsidRDefault="00193A23">
      <w:pPr>
        <w:pStyle w:val="CommentText"/>
      </w:pPr>
      <w:r>
        <w:rPr>
          <w:rStyle w:val="CommentReference"/>
        </w:rPr>
        <w:annotationRef/>
      </w:r>
      <w:r>
        <w:t>Which ones? Again, bullet points</w:t>
      </w:r>
    </w:p>
  </w:comment>
  <w:comment w:id="82" w:author="Natalia Dowding" w:date="2022-04-19T11:26:00Z" w:initials="ND">
    <w:p w14:paraId="07846606" w14:textId="77777777" w:rsidR="00E13431" w:rsidRDefault="005B4B89" w:rsidP="00E13431">
      <w:pPr>
        <w:pStyle w:val="CommentText"/>
      </w:pPr>
      <w:r>
        <w:rPr>
          <w:rStyle w:val="CommentReference"/>
        </w:rPr>
        <w:annotationRef/>
      </w:r>
      <w:r w:rsidR="00E13431">
        <w:t xml:space="preserve">removed this </w:t>
      </w:r>
      <w:r w:rsidR="00E13431">
        <w:rPr>
          <w:rStyle w:val="CommentReference"/>
        </w:rPr>
        <w:annotationRef/>
      </w:r>
      <w:r w:rsidR="00E13431">
        <w:t xml:space="preserve">paragraph </w:t>
      </w:r>
    </w:p>
    <w:p w14:paraId="4F445AC5" w14:textId="7D4AB9B6" w:rsidR="005B4B89" w:rsidRDefault="005B4B89">
      <w:pPr>
        <w:pStyle w:val="CommentText"/>
      </w:pPr>
    </w:p>
  </w:comment>
  <w:comment w:id="83" w:author="Natalia Dowding" w:date="2022-04-19T11:26:00Z" w:initials="ND">
    <w:p w14:paraId="36C36A89" w14:textId="01DAE782" w:rsidR="00E13431" w:rsidRDefault="00E13431">
      <w:pPr>
        <w:pStyle w:val="CommentText"/>
      </w:pPr>
      <w:r>
        <w:rPr>
          <w:rStyle w:val="CommentReference"/>
        </w:rPr>
        <w:annotationRef/>
      </w:r>
    </w:p>
  </w:comment>
  <w:comment w:id="87" w:author="Thayna Des" w:date="2022-04-04T00:18:00Z" w:initials="TD">
    <w:p w14:paraId="13A66B7B" w14:textId="3FC9E94E" w:rsidR="00273B24" w:rsidRDefault="00273B24">
      <w:pPr>
        <w:pStyle w:val="CommentText"/>
      </w:pPr>
      <w:r>
        <w:rPr>
          <w:rStyle w:val="CommentReference"/>
        </w:rPr>
        <w:annotationRef/>
      </w:r>
      <w:r>
        <w:t>Does the book have an example of something visual that is following their strategy of structure and aesthetics?</w:t>
      </w:r>
    </w:p>
  </w:comment>
  <w:comment w:id="170" w:author="Tony Eyre" w:date="2022-04-15T09:03:00Z" w:initials="TE">
    <w:p w14:paraId="412247AC" w14:textId="34725608" w:rsidR="009D207C" w:rsidRDefault="009D207C">
      <w:pPr>
        <w:pStyle w:val="CommentText"/>
      </w:pPr>
      <w:r>
        <w:rPr>
          <w:rStyle w:val="CommentReference"/>
        </w:rPr>
        <w:annotationRef/>
      </w:r>
      <w:r>
        <w:t>Do they really leave something, or more likely point to or provide links?</w:t>
      </w:r>
    </w:p>
  </w:comment>
  <w:comment w:id="169" w:author="Thayna Des" w:date="2022-04-04T00:18:00Z" w:initials="TD">
    <w:p w14:paraId="45D69C8C" w14:textId="4760C98E" w:rsidR="00273B24" w:rsidRDefault="00273B24">
      <w:pPr>
        <w:pStyle w:val="CommentText"/>
      </w:pPr>
      <w:r>
        <w:rPr>
          <w:rStyle w:val="CommentReference"/>
        </w:rPr>
        <w:annotationRef/>
      </w:r>
      <w:r>
        <w:t>Which ones? Bullet points</w:t>
      </w:r>
    </w:p>
  </w:comment>
  <w:comment w:id="175" w:author="Thayna Des" w:date="2022-04-04T00:20:00Z" w:initials="TD">
    <w:p w14:paraId="2732A447" w14:textId="3886F0C2" w:rsidR="00273B24" w:rsidRDefault="00273B24">
      <w:pPr>
        <w:pStyle w:val="CommentText"/>
      </w:pPr>
      <w:r>
        <w:rPr>
          <w:rStyle w:val="CommentReference"/>
        </w:rPr>
        <w:annotationRef/>
      </w:r>
      <w:r>
        <w:t>Does this regard a chapter dedicated to publication? We should add a new header if that is the case.</w:t>
      </w:r>
      <w:r w:rsidR="00D6638D">
        <w:t xml:space="preserve"> What are the tips laid out in a clear and succinct way? We need to make sure the reader understands what the book is about</w:t>
      </w:r>
    </w:p>
  </w:comment>
  <w:comment w:id="172" w:author="Natalia Dowding" w:date="2022-04-19T14:05:00Z" w:initials="ND">
    <w:p w14:paraId="5A371D5F" w14:textId="368CB764" w:rsidR="00FF4E28" w:rsidRDefault="00FF4E28">
      <w:pPr>
        <w:pStyle w:val="CommentText"/>
      </w:pPr>
      <w:r>
        <w:rPr>
          <w:rStyle w:val="CommentReference"/>
        </w:rPr>
        <w:annotationRef/>
      </w:r>
      <w:r>
        <w:t xml:space="preserve">I </w:t>
      </w:r>
      <w:r w:rsidR="005049C5">
        <w:t>replaced the pre</w:t>
      </w:r>
      <w:r w:rsidR="009E548A">
        <w:t xml:space="preserve">vious </w:t>
      </w:r>
      <w:r w:rsidR="006B1936">
        <w:t>paragraph, hope it explains the subject better now</w:t>
      </w:r>
    </w:p>
  </w:comment>
  <w:comment w:id="173" w:author="Natalia Dowding" w:date="2022-04-19T14:07:00Z" w:initials="ND">
    <w:p w14:paraId="4F644554" w14:textId="54C484BA" w:rsidR="006B1936" w:rsidRDefault="006B1936">
      <w:pPr>
        <w:pStyle w:val="CommentText"/>
      </w:pPr>
      <w:r>
        <w:rPr>
          <w:rStyle w:val="CommentReference"/>
        </w:rPr>
        <w:annotationRef/>
      </w:r>
    </w:p>
  </w:comment>
  <w:comment w:id="186" w:author="Thayna Des" w:date="2022-04-04T00:30:00Z" w:initials="TD">
    <w:p w14:paraId="4CB63B10" w14:textId="3CD23849" w:rsidR="00D46700" w:rsidRDefault="00D46700">
      <w:pPr>
        <w:pStyle w:val="CommentText"/>
      </w:pPr>
      <w:r>
        <w:rPr>
          <w:rStyle w:val="CommentReference"/>
        </w:rPr>
        <w:annotationRef/>
      </w:r>
      <w:r>
        <w:t>Which?</w:t>
      </w:r>
    </w:p>
  </w:comment>
  <w:comment w:id="182" w:author="Thayna Des" w:date="2022-04-04T00:26:00Z" w:initials="TD">
    <w:p w14:paraId="25B3F8E6" w14:textId="77777777" w:rsidR="00D46700" w:rsidRDefault="00D46700" w:rsidP="00D46700">
      <w:pPr>
        <w:pStyle w:val="CommentText"/>
      </w:pPr>
      <w:r>
        <w:rPr>
          <w:rStyle w:val="CommentReference"/>
        </w:rPr>
        <w:annotationRef/>
      </w:r>
      <w:r>
        <w:t>Removing from here and adding to the previous header that talks about maintenance</w:t>
      </w:r>
    </w:p>
  </w:comment>
  <w:comment w:id="187" w:author="Tony Eyre" w:date="2022-04-15T09:06:00Z" w:initials="TE">
    <w:p w14:paraId="532D89A9" w14:textId="207AF077" w:rsidR="009D207C" w:rsidRDefault="009D207C">
      <w:pPr>
        <w:pStyle w:val="CommentText"/>
      </w:pPr>
      <w:r>
        <w:rPr>
          <w:rStyle w:val="CommentReference"/>
        </w:rPr>
        <w:annotationRef/>
      </w:r>
      <w:r w:rsidR="00E114AD">
        <w:rPr>
          <w:noProof/>
        </w:rPr>
        <w:t xml:space="preserve">Same question as previously, </w:t>
      </w:r>
      <w:r w:rsidR="005B1E8A">
        <w:t>unless you know a different usage, ‘</w:t>
      </w:r>
      <w:r>
        <w:t>deprecating</w:t>
      </w:r>
      <w:r w:rsidR="005B1E8A">
        <w:t>’</w:t>
      </w:r>
      <w:r>
        <w:t xml:space="preserve"> means to talk down or slur something or someone.</w:t>
      </w:r>
      <w:r w:rsidR="005B1E8A">
        <w:t xml:space="preserve"> ‘depreciating’ maybe but even that doesn’t really make sense. Are you meaning to keep the documentation (or product</w:t>
      </w:r>
      <w:r w:rsidR="000270A9">
        <w:t>, or both</w:t>
      </w:r>
      <w:r w:rsidR="005B1E8A">
        <w:t xml:space="preserve">) </w:t>
      </w:r>
      <w:r w:rsidR="000270A9">
        <w:t>up to date through life?</w:t>
      </w:r>
      <w:r w:rsidR="00A062AA">
        <w:t xml:space="preserve"> It kind of says this in the next para down.</w:t>
      </w:r>
    </w:p>
  </w:comment>
  <w:comment w:id="191" w:author="Natalia Dowding" w:date="2022-04-19T14:12:00Z" w:initials="ND">
    <w:p w14:paraId="5FC015C9" w14:textId="58BCA97E" w:rsidR="005E0693" w:rsidRDefault="005E0693">
      <w:pPr>
        <w:pStyle w:val="CommentText"/>
      </w:pPr>
      <w:r>
        <w:rPr>
          <w:rStyle w:val="CommentReference"/>
        </w:rPr>
        <w:annotationRef/>
      </w:r>
      <w:r>
        <w:t xml:space="preserve">I changed this heading. Just wanted to point out, that </w:t>
      </w:r>
      <w:r w:rsidR="009952B1">
        <w:t>this</w:t>
      </w:r>
      <w:r w:rsidR="00075A8E">
        <w:t xml:space="preserve"> division</w:t>
      </w:r>
      <w:r w:rsidR="009952B1">
        <w:t xml:space="preserve"> of the book</w:t>
      </w:r>
      <w:r w:rsidR="00075A8E">
        <w:t xml:space="preserve"> in two parts is</w:t>
      </w:r>
      <w:r w:rsidR="00E0005A">
        <w:t xml:space="preserve"> purely</w:t>
      </w:r>
      <w:r w:rsidR="00075A8E">
        <w:t xml:space="preserve"> logical</w:t>
      </w:r>
      <w:r w:rsidR="00E0005A">
        <w:t xml:space="preserve">. But </w:t>
      </w:r>
      <w:r w:rsidR="00035361">
        <w:t>it might</w:t>
      </w:r>
      <w:r w:rsidR="005E56B4">
        <w:t xml:space="preserve"> </w:t>
      </w:r>
      <w:r w:rsidR="00E0005A">
        <w:t>help</w:t>
      </w:r>
      <w:r w:rsidR="005E56B4">
        <w:t xml:space="preserve"> the</w:t>
      </w:r>
      <w:r w:rsidR="00D66938">
        <w:t xml:space="preserve"> reader </w:t>
      </w:r>
      <w:r w:rsidR="00E0005A">
        <w:t xml:space="preserve">to understand </w:t>
      </w:r>
      <w:r w:rsidR="003C51E0">
        <w:t>the structure and the flow of the book</w:t>
      </w:r>
    </w:p>
  </w:comment>
  <w:comment w:id="192" w:author="Natalia Dowding" w:date="2022-04-19T14:16:00Z" w:initials="ND">
    <w:p w14:paraId="258CD2F5" w14:textId="2685BAA0" w:rsidR="00D66938" w:rsidRDefault="00D66938">
      <w:pPr>
        <w:pStyle w:val="CommentText"/>
      </w:pPr>
      <w:r>
        <w:rPr>
          <w:rStyle w:val="CommentReference"/>
        </w:rPr>
        <w:annotationRef/>
      </w:r>
    </w:p>
  </w:comment>
  <w:comment w:id="224" w:author="Thayna Des" w:date="2022-04-04T00:23:00Z" w:initials="TD">
    <w:p w14:paraId="671D1E81" w14:textId="00A2A31E" w:rsidR="00D6638D" w:rsidRDefault="00D6638D">
      <w:pPr>
        <w:pStyle w:val="CommentText"/>
      </w:pPr>
      <w:r>
        <w:rPr>
          <w:rStyle w:val="CommentReference"/>
        </w:rPr>
        <w:annotationRef/>
      </w:r>
      <w:r>
        <w:t>Which ones?</w:t>
      </w:r>
    </w:p>
  </w:comment>
  <w:comment w:id="242" w:author="Thayna Des" w:date="2022-04-04T00:23:00Z" w:initials="TD">
    <w:p w14:paraId="69CB5997" w14:textId="09B78284" w:rsidR="00D6638D" w:rsidRDefault="00D6638D">
      <w:pPr>
        <w:pStyle w:val="CommentText"/>
      </w:pPr>
      <w:r>
        <w:rPr>
          <w:rStyle w:val="CommentReference"/>
        </w:rPr>
        <w:annotationRef/>
      </w:r>
      <w:r>
        <w:t>Which ones?</w:t>
      </w:r>
    </w:p>
  </w:comment>
  <w:comment w:id="267" w:author="Natalia Dowding" w:date="2022-04-20T15:22:00Z" w:initials="ND">
    <w:p w14:paraId="732792BD" w14:textId="77777777" w:rsidR="00E21934" w:rsidRDefault="00E21934">
      <w:pPr>
        <w:pStyle w:val="CommentText"/>
      </w:pPr>
      <w:r>
        <w:rPr>
          <w:rStyle w:val="CommentReference"/>
        </w:rPr>
        <w:annotationRef/>
      </w:r>
      <w:r w:rsidR="00C52249">
        <w:t xml:space="preserve">A few words about deprecation. </w:t>
      </w:r>
    </w:p>
    <w:p w14:paraId="7B736B22" w14:textId="19576E24" w:rsidR="00C52249" w:rsidRDefault="00C52249" w:rsidP="00437F6A">
      <w:pPr>
        <w:pStyle w:val="CommentText"/>
        <w:numPr>
          <w:ilvl w:val="0"/>
          <w:numId w:val="3"/>
        </w:numPr>
      </w:pPr>
      <w:r>
        <w:t xml:space="preserve">I agree that </w:t>
      </w:r>
      <w:r w:rsidR="00513344">
        <w:t xml:space="preserve">there is strong connotation </w:t>
      </w:r>
      <w:r w:rsidR="001A07A7">
        <w:t>with belittling, defaming</w:t>
      </w:r>
      <w:r w:rsidR="00DE18F6">
        <w:t xml:space="preserve"> something.</w:t>
      </w:r>
      <w:r w:rsidR="00D709F5">
        <w:t xml:space="preserve"> </w:t>
      </w:r>
      <w:r w:rsidR="00DE18F6">
        <w:t>But there is second meaning</w:t>
      </w:r>
      <w:r w:rsidR="002625EF">
        <w:t xml:space="preserve">, here is link to Oxford </w:t>
      </w:r>
      <w:proofErr w:type="spellStart"/>
      <w:r w:rsidR="002625EF">
        <w:t>dict</w:t>
      </w:r>
      <w:proofErr w:type="spellEnd"/>
      <w:r w:rsidR="002625EF">
        <w:t>:</w:t>
      </w:r>
      <w:r w:rsidR="00513344">
        <w:t xml:space="preserve"> </w:t>
      </w:r>
      <w:hyperlink r:id="rId1" w:history="1">
        <w:r w:rsidR="00D709F5" w:rsidRPr="00E117FC">
          <w:rPr>
            <w:rStyle w:val="Hyperlink"/>
          </w:rPr>
          <w:t>https://www.lexico.com/definition/deprecate</w:t>
        </w:r>
      </w:hyperlink>
    </w:p>
    <w:p w14:paraId="14C4A67E" w14:textId="77777777" w:rsidR="00D709F5" w:rsidRDefault="00D709F5" w:rsidP="00437F6A">
      <w:pPr>
        <w:pStyle w:val="CommentText"/>
        <w:numPr>
          <w:ilvl w:val="0"/>
          <w:numId w:val="3"/>
        </w:numPr>
      </w:pPr>
      <w:r>
        <w:t xml:space="preserve"> </w:t>
      </w:r>
      <w:r w:rsidR="002747D0">
        <w:t xml:space="preserve">The chapter eleven in the book is called </w:t>
      </w:r>
      <w:r w:rsidR="00962C87">
        <w:t>“Maintaining and deprecating documentation”</w:t>
      </w:r>
      <w:r w:rsidR="00253E44">
        <w:t xml:space="preserve">. This word is used all through that chapter. </w:t>
      </w:r>
    </w:p>
    <w:p w14:paraId="060A2241" w14:textId="5DBB1479" w:rsidR="00253E44" w:rsidRDefault="00253E44" w:rsidP="00437F6A">
      <w:pPr>
        <w:pStyle w:val="CommentText"/>
        <w:numPr>
          <w:ilvl w:val="0"/>
          <w:numId w:val="3"/>
        </w:numPr>
      </w:pPr>
      <w:r>
        <w:t>I am n</w:t>
      </w:r>
      <w:r w:rsidR="004D21C9">
        <w:t xml:space="preserve">ot sure how widespread this word is in UK, but the only reasonable synonym is </w:t>
      </w:r>
      <w:r w:rsidR="0051722D">
        <w:t xml:space="preserve">“to become obsolete”. </w:t>
      </w:r>
    </w:p>
  </w:comment>
  <w:comment w:id="268" w:author="Natalia Dowding" w:date="2022-04-20T15:31:00Z" w:initials="ND">
    <w:p w14:paraId="6D0D4B42" w14:textId="5FA7F693" w:rsidR="001509B3" w:rsidRDefault="001509B3">
      <w:pPr>
        <w:pStyle w:val="CommentText"/>
      </w:pPr>
      <w:r>
        <w:rPr>
          <w:rStyle w:val="CommentReference"/>
        </w:rPr>
        <w:annotationRef/>
      </w:r>
      <w:r w:rsidR="00D813EB">
        <w:rPr>
          <w:rStyle w:val="CommentReference"/>
        </w:rPr>
        <w:t xml:space="preserve">I </w:t>
      </w:r>
      <w:r w:rsidR="001C7CC8">
        <w:rPr>
          <w:rStyle w:val="CommentReference"/>
        </w:rPr>
        <w:t>use the word “obsolete” in this article</w:t>
      </w:r>
      <w:r w:rsidR="002135BD">
        <w:rPr>
          <w:rStyle w:val="CommentReference"/>
        </w:rPr>
        <w:t xml:space="preserve">. </w:t>
      </w:r>
      <w:r w:rsidR="00E027CA">
        <w:rPr>
          <w:rStyle w:val="CommentReference"/>
        </w:rPr>
        <w:t xml:space="preserve">This term </w:t>
      </w:r>
      <w:r w:rsidR="00B523E7">
        <w:rPr>
          <w:rStyle w:val="CommentReference"/>
        </w:rPr>
        <w:t xml:space="preserve">does not seem to </w:t>
      </w:r>
      <w:r w:rsidR="004D2073">
        <w:rPr>
          <w:rStyle w:val="CommentReference"/>
        </w:rPr>
        <w:t>have</w:t>
      </w:r>
      <w:r w:rsidR="00480EF3">
        <w:rPr>
          <w:rStyle w:val="CommentReference"/>
        </w:rPr>
        <w:t xml:space="preserve"> </w:t>
      </w:r>
      <w:r w:rsidR="00E027CA">
        <w:rPr>
          <w:rStyle w:val="CommentReference"/>
        </w:rPr>
        <w:t>any amb</w:t>
      </w:r>
      <w:r w:rsidR="00B523E7">
        <w:rPr>
          <w:rStyle w:val="CommentReference"/>
        </w:rPr>
        <w:t xml:space="preserve">iguities. </w:t>
      </w:r>
    </w:p>
  </w:comment>
  <w:comment w:id="269" w:author="Natalia Dowding" w:date="2022-04-20T16:27:00Z" w:initials="ND">
    <w:p w14:paraId="49AB4F6D" w14:textId="4C12E343" w:rsidR="00D169BA" w:rsidRDefault="00D169BA">
      <w:pPr>
        <w:pStyle w:val="CommentText"/>
      </w:pPr>
      <w:r>
        <w:rPr>
          <w:rStyle w:val="CommentReference"/>
        </w:rPr>
        <w:annotationRef/>
      </w:r>
    </w:p>
  </w:comment>
  <w:comment w:id="275" w:author="Thayna Des" w:date="2022-04-04T00:26:00Z" w:initials="TD">
    <w:p w14:paraId="4177CCF2" w14:textId="269A81F0" w:rsidR="00D46700" w:rsidRDefault="00D46700">
      <w:pPr>
        <w:pStyle w:val="CommentText"/>
      </w:pPr>
      <w:r>
        <w:rPr>
          <w:rStyle w:val="CommentReference"/>
        </w:rPr>
        <w:annotationRef/>
      </w:r>
      <w:r>
        <w:t>How?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F9C910" w15:done="0"/>
  <w15:commentEx w15:paraId="22DF199D" w15:paraIdParent="26F9C910" w15:done="0"/>
  <w15:commentEx w15:paraId="444C2F73" w15:paraIdParent="26F9C910" w15:done="0"/>
  <w15:commentEx w15:paraId="53392C7C" w15:done="0"/>
  <w15:commentEx w15:paraId="5BA0CAC1" w15:paraIdParent="53392C7C" w15:done="0"/>
  <w15:commentEx w15:paraId="7EC6C5CC" w15:paraIdParent="53392C7C" w15:done="0"/>
  <w15:commentEx w15:paraId="78E05DAB" w15:done="0"/>
  <w15:commentEx w15:paraId="79CA083D" w15:paraIdParent="78E05DAB" w15:done="0"/>
  <w15:commentEx w15:paraId="114E7DB5" w15:done="0"/>
  <w15:commentEx w15:paraId="4F445AC5" w15:paraIdParent="114E7DB5" w15:done="0"/>
  <w15:commentEx w15:paraId="36C36A89" w15:paraIdParent="114E7DB5" w15:done="0"/>
  <w15:commentEx w15:paraId="13A66B7B" w15:done="0"/>
  <w15:commentEx w15:paraId="412247AC" w15:done="0"/>
  <w15:commentEx w15:paraId="45D69C8C" w15:done="0"/>
  <w15:commentEx w15:paraId="2732A447" w15:done="0"/>
  <w15:commentEx w15:paraId="5A371D5F" w15:done="1"/>
  <w15:commentEx w15:paraId="4F644554" w15:paraIdParent="5A371D5F" w15:done="1"/>
  <w15:commentEx w15:paraId="4CB63B10" w15:done="0"/>
  <w15:commentEx w15:paraId="25B3F8E6" w15:done="1"/>
  <w15:commentEx w15:paraId="532D89A9" w15:done="0"/>
  <w15:commentEx w15:paraId="5FC015C9" w15:done="0"/>
  <w15:commentEx w15:paraId="258CD2F5" w15:paraIdParent="5FC015C9" w15:done="0"/>
  <w15:commentEx w15:paraId="671D1E81" w15:done="0"/>
  <w15:commentEx w15:paraId="69CB5997" w15:done="0"/>
  <w15:commentEx w15:paraId="060A2241" w15:done="0"/>
  <w15:commentEx w15:paraId="6D0D4B42" w15:paraIdParent="060A2241" w15:done="0"/>
  <w15:commentEx w15:paraId="49AB4F6D" w15:paraIdParent="060A2241" w15:done="0"/>
  <w15:commentEx w15:paraId="4177C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F752" w16cex:dateUtc="2022-04-14T08:08:00Z"/>
  <w16cex:commentExtensible w16cex:durableId="260AD897" w16cex:dateUtc="2022-04-20T18:08:00Z"/>
  <w16cex:commentExtensible w16cex:durableId="260AD9AE" w16cex:dateUtc="2022-04-20T18:12:00Z"/>
  <w16cex:commentExtensible w16cex:durableId="25F4B0D3" w16cex:dateUtc="2022-04-03T22:48:00Z"/>
  <w16cex:commentExtensible w16cex:durableId="260816F2" w16cex:dateUtc="2022-04-18T15:57:00Z"/>
  <w16cex:commentExtensible w16cex:durableId="26081D13" w16cex:dateUtc="2022-04-18T16:23:00Z"/>
  <w16cex:commentExtensible w16cex:durableId="2607F75B" w16cex:dateUtc="2022-04-14T19:29:00Z"/>
  <w16cex:commentExtensible w16cex:durableId="26091AA5" w16cex:dateUtc="2022-04-19T10:25:00Z"/>
  <w16cex:commentExtensible w16cex:durableId="25F4B622" w16cex:dateUtc="2022-04-03T23:11:00Z"/>
  <w16cex:commentExtensible w16cex:durableId="26091AD8" w16cex:dateUtc="2022-04-19T10:26:00Z"/>
  <w16cex:commentExtensible w16cex:durableId="26091AE1" w16cex:dateUtc="2022-04-19T10:26:00Z"/>
  <w16cex:commentExtensible w16cex:durableId="25F4B7E3" w16cex:dateUtc="2022-04-03T23:18:00Z"/>
  <w16cex:commentExtensible w16cex:durableId="2607F75F" w16cex:dateUtc="2022-04-15T08:03:00Z"/>
  <w16cex:commentExtensible w16cex:durableId="25F4B7CB" w16cex:dateUtc="2022-04-03T23:18:00Z"/>
  <w16cex:commentExtensible w16cex:durableId="25F4B837" w16cex:dateUtc="2022-04-03T23:20:00Z"/>
  <w16cex:commentExtensible w16cex:durableId="26094033" w16cex:dateUtc="2022-04-19T13:05:00Z"/>
  <w16cex:commentExtensible w16cex:durableId="260940B0" w16cex:dateUtc="2022-04-19T13:07:00Z"/>
  <w16cex:commentExtensible w16cex:durableId="25F4BA9E" w16cex:dateUtc="2022-04-03T23:30:00Z"/>
  <w16cex:commentExtensible w16cex:durableId="25F4BA1E" w16cex:dateUtc="2022-04-03T23:26:00Z"/>
  <w16cex:commentExtensible w16cex:durableId="2607F765" w16cex:dateUtc="2022-04-15T08:06:00Z"/>
  <w16cex:commentExtensible w16cex:durableId="260941B3" w16cex:dateUtc="2022-04-19T13:12:00Z"/>
  <w16cex:commentExtensible w16cex:durableId="260942C0" w16cex:dateUtc="2022-04-19T13:16:00Z"/>
  <w16cex:commentExtensible w16cex:durableId="25F4B8E5" w16cex:dateUtc="2022-04-03T23:23:00Z"/>
  <w16cex:commentExtensible w16cex:durableId="25F4B8EE" w16cex:dateUtc="2022-04-03T23:23:00Z"/>
  <w16cex:commentExtensible w16cex:durableId="260AA3D2" w16cex:dateUtc="2022-04-20T14:22:00Z"/>
  <w16cex:commentExtensible w16cex:durableId="260AA5E6" w16cex:dateUtc="2022-04-20T14:31:00Z"/>
  <w16cex:commentExtensible w16cex:durableId="260AB2FC" w16cex:dateUtc="2022-04-20T15:27:00Z"/>
  <w16cex:commentExtensible w16cex:durableId="25F4B9B4" w16cex:dateUtc="2022-04-03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9C910" w16cid:durableId="2607F752"/>
  <w16cid:commentId w16cid:paraId="22DF199D" w16cid:durableId="260AD897"/>
  <w16cid:commentId w16cid:paraId="444C2F73" w16cid:durableId="260AD9AE"/>
  <w16cid:commentId w16cid:paraId="53392C7C" w16cid:durableId="25F4B0D3"/>
  <w16cid:commentId w16cid:paraId="5BA0CAC1" w16cid:durableId="260816F2"/>
  <w16cid:commentId w16cid:paraId="7EC6C5CC" w16cid:durableId="26081D13"/>
  <w16cid:commentId w16cid:paraId="78E05DAB" w16cid:durableId="2607F75B"/>
  <w16cid:commentId w16cid:paraId="79CA083D" w16cid:durableId="26091AA5"/>
  <w16cid:commentId w16cid:paraId="114E7DB5" w16cid:durableId="25F4B622"/>
  <w16cid:commentId w16cid:paraId="4F445AC5" w16cid:durableId="26091AD8"/>
  <w16cid:commentId w16cid:paraId="36C36A89" w16cid:durableId="26091AE1"/>
  <w16cid:commentId w16cid:paraId="13A66B7B" w16cid:durableId="25F4B7E3"/>
  <w16cid:commentId w16cid:paraId="412247AC" w16cid:durableId="2607F75F"/>
  <w16cid:commentId w16cid:paraId="45D69C8C" w16cid:durableId="25F4B7CB"/>
  <w16cid:commentId w16cid:paraId="2732A447" w16cid:durableId="25F4B837"/>
  <w16cid:commentId w16cid:paraId="5A371D5F" w16cid:durableId="26094033"/>
  <w16cid:commentId w16cid:paraId="4F644554" w16cid:durableId="260940B0"/>
  <w16cid:commentId w16cid:paraId="4CB63B10" w16cid:durableId="25F4BA9E"/>
  <w16cid:commentId w16cid:paraId="25B3F8E6" w16cid:durableId="25F4BA1E"/>
  <w16cid:commentId w16cid:paraId="532D89A9" w16cid:durableId="2607F765"/>
  <w16cid:commentId w16cid:paraId="5FC015C9" w16cid:durableId="260941B3"/>
  <w16cid:commentId w16cid:paraId="258CD2F5" w16cid:durableId="260942C0"/>
  <w16cid:commentId w16cid:paraId="671D1E81" w16cid:durableId="25F4B8E5"/>
  <w16cid:commentId w16cid:paraId="69CB5997" w16cid:durableId="25F4B8EE"/>
  <w16cid:commentId w16cid:paraId="060A2241" w16cid:durableId="260AA3D2"/>
  <w16cid:commentId w16cid:paraId="6D0D4B42" w16cid:durableId="260AA5E6"/>
  <w16cid:commentId w16cid:paraId="49AB4F6D" w16cid:durableId="260AB2FC"/>
  <w16cid:commentId w16cid:paraId="4177CCF2" w16cid:durableId="25F4B9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07090" w14:textId="77777777" w:rsidR="009A3EDF" w:rsidRDefault="009A3EDF">
      <w:pPr>
        <w:spacing w:line="240" w:lineRule="auto"/>
      </w:pPr>
      <w:r>
        <w:separator/>
      </w:r>
    </w:p>
  </w:endnote>
  <w:endnote w:type="continuationSeparator" w:id="0">
    <w:p w14:paraId="0876B729" w14:textId="77777777" w:rsidR="009A3EDF" w:rsidRDefault="009A3EDF">
      <w:pPr>
        <w:spacing w:line="240" w:lineRule="auto"/>
      </w:pPr>
      <w:r>
        <w:continuationSeparator/>
      </w:r>
    </w:p>
  </w:endnote>
  <w:endnote w:type="continuationNotice" w:id="1">
    <w:p w14:paraId="0E490CB9" w14:textId="77777777" w:rsidR="009A3EDF" w:rsidRDefault="009A3E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charset w:val="00"/>
    <w:family w:val="auto"/>
    <w:pitch w:val="variable"/>
    <w:sig w:usb0="A00002FF" w:usb1="5000204B" w:usb2="00000000" w:usb3="00000000" w:csb0="00000197" w:csb1="00000000"/>
  </w:font>
  <w:font w:name="Oswald">
    <w:altName w:val="Times New Roman"/>
    <w:charset w:val="00"/>
    <w:family w:val="auto"/>
    <w:pitch w:val="variable"/>
    <w:sig w:usb0="2000020F" w:usb1="00000000" w:usb2="00000000" w:usb3="00000000" w:csb0="00000197"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3AA6" w14:textId="77777777" w:rsidR="007B3EBB" w:rsidRDefault="00E35ACB">
    <w:pPr>
      <w:jc w:val="right"/>
    </w:pPr>
    <w:r>
      <w:fldChar w:fldCharType="begin"/>
    </w:r>
    <w:r>
      <w:instrText>PAGE</w:instrText>
    </w:r>
    <w:r>
      <w:fldChar w:fldCharType="separate"/>
    </w:r>
    <w:r w:rsidR="0005253F">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5474" w14:textId="77777777" w:rsidR="009A3EDF" w:rsidRDefault="009A3EDF">
      <w:pPr>
        <w:spacing w:line="240" w:lineRule="auto"/>
      </w:pPr>
      <w:r>
        <w:separator/>
      </w:r>
    </w:p>
  </w:footnote>
  <w:footnote w:type="continuationSeparator" w:id="0">
    <w:p w14:paraId="7A2BB4C5" w14:textId="77777777" w:rsidR="009A3EDF" w:rsidRDefault="009A3EDF">
      <w:pPr>
        <w:spacing w:line="240" w:lineRule="auto"/>
      </w:pPr>
      <w:r>
        <w:continuationSeparator/>
      </w:r>
    </w:p>
  </w:footnote>
  <w:footnote w:type="continuationNotice" w:id="1">
    <w:p w14:paraId="4583885F" w14:textId="77777777" w:rsidR="009A3EDF" w:rsidRDefault="009A3ED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27296"/>
    <w:multiLevelType w:val="multilevel"/>
    <w:tmpl w:val="5B264B0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74F04"/>
    <w:multiLevelType w:val="multilevel"/>
    <w:tmpl w:val="170EF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335"/>
    <w:multiLevelType w:val="hybridMultilevel"/>
    <w:tmpl w:val="C26E97DE"/>
    <w:lvl w:ilvl="0" w:tplc="64F81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700C7B"/>
    <w:multiLevelType w:val="multilevel"/>
    <w:tmpl w:val="1BE448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32891"/>
    <w:multiLevelType w:val="hybridMultilevel"/>
    <w:tmpl w:val="EAC2A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5068897">
    <w:abstractNumId w:val="3"/>
  </w:num>
  <w:num w:numId="2" w16cid:durableId="1137527792">
    <w:abstractNumId w:val="1"/>
  </w:num>
  <w:num w:numId="3" w16cid:durableId="565801025">
    <w:abstractNumId w:val="2"/>
  </w:num>
  <w:num w:numId="4" w16cid:durableId="1554996523">
    <w:abstractNumId w:val="0"/>
  </w:num>
  <w:num w:numId="5" w16cid:durableId="1332176253">
    <w:abstractNumId w:val="0"/>
    <w:lvlOverride w:ilvl="0"/>
  </w:num>
  <w:num w:numId="6" w16cid:durableId="11478252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Dowding">
    <w15:presenceInfo w15:providerId="Windows Live" w15:userId="8243ae98f46a566a"/>
  </w15:person>
  <w15:person w15:author="Tony Eyre">
    <w15:presenceInfo w15:providerId="Windows Live" w15:userId="e74a0e12c881d47a"/>
  </w15:person>
  <w15:person w15:author="Thayna Des">
    <w15:presenceInfo w15:providerId="Windows Live" w15:userId="bdc40d104db13e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BB"/>
    <w:rsid w:val="00005E77"/>
    <w:rsid w:val="00011D21"/>
    <w:rsid w:val="00015FFA"/>
    <w:rsid w:val="000270A9"/>
    <w:rsid w:val="00031914"/>
    <w:rsid w:val="000321E3"/>
    <w:rsid w:val="00035361"/>
    <w:rsid w:val="00041FC4"/>
    <w:rsid w:val="00045838"/>
    <w:rsid w:val="000473DA"/>
    <w:rsid w:val="0005253F"/>
    <w:rsid w:val="000578BD"/>
    <w:rsid w:val="000611D9"/>
    <w:rsid w:val="00070549"/>
    <w:rsid w:val="00075A8E"/>
    <w:rsid w:val="000763C9"/>
    <w:rsid w:val="00082D2F"/>
    <w:rsid w:val="000927C4"/>
    <w:rsid w:val="0009576C"/>
    <w:rsid w:val="000959FE"/>
    <w:rsid w:val="000A00EB"/>
    <w:rsid w:val="000D2EDB"/>
    <w:rsid w:val="000E0D0A"/>
    <w:rsid w:val="000E255B"/>
    <w:rsid w:val="000E392C"/>
    <w:rsid w:val="000F06F7"/>
    <w:rsid w:val="000F1DFC"/>
    <w:rsid w:val="000F2D3E"/>
    <w:rsid w:val="000F4B4F"/>
    <w:rsid w:val="00113772"/>
    <w:rsid w:val="00114B7D"/>
    <w:rsid w:val="0011633F"/>
    <w:rsid w:val="00121057"/>
    <w:rsid w:val="00131E75"/>
    <w:rsid w:val="00134A53"/>
    <w:rsid w:val="00147426"/>
    <w:rsid w:val="001501AC"/>
    <w:rsid w:val="001509B3"/>
    <w:rsid w:val="00162633"/>
    <w:rsid w:val="001721D2"/>
    <w:rsid w:val="0017317F"/>
    <w:rsid w:val="00177812"/>
    <w:rsid w:val="001801CF"/>
    <w:rsid w:val="00187F84"/>
    <w:rsid w:val="00193A23"/>
    <w:rsid w:val="00195F0D"/>
    <w:rsid w:val="001A07A7"/>
    <w:rsid w:val="001A28BB"/>
    <w:rsid w:val="001C0158"/>
    <w:rsid w:val="001C7CC8"/>
    <w:rsid w:val="001D1B4A"/>
    <w:rsid w:val="001F50BD"/>
    <w:rsid w:val="002000A5"/>
    <w:rsid w:val="002050E4"/>
    <w:rsid w:val="002135BD"/>
    <w:rsid w:val="00221519"/>
    <w:rsid w:val="00226710"/>
    <w:rsid w:val="00231071"/>
    <w:rsid w:val="00253E44"/>
    <w:rsid w:val="00257BA6"/>
    <w:rsid w:val="00260BC3"/>
    <w:rsid w:val="002625EF"/>
    <w:rsid w:val="00270773"/>
    <w:rsid w:val="00272758"/>
    <w:rsid w:val="00273B24"/>
    <w:rsid w:val="002747D0"/>
    <w:rsid w:val="002765A7"/>
    <w:rsid w:val="00277A00"/>
    <w:rsid w:val="0028508F"/>
    <w:rsid w:val="00296F01"/>
    <w:rsid w:val="002A1D65"/>
    <w:rsid w:val="002A4B39"/>
    <w:rsid w:val="002B30CD"/>
    <w:rsid w:val="002B4E38"/>
    <w:rsid w:val="002B5D5D"/>
    <w:rsid w:val="002D102C"/>
    <w:rsid w:val="002D36E6"/>
    <w:rsid w:val="002E71BA"/>
    <w:rsid w:val="002F1442"/>
    <w:rsid w:val="003037C3"/>
    <w:rsid w:val="00305921"/>
    <w:rsid w:val="00305A57"/>
    <w:rsid w:val="003060CA"/>
    <w:rsid w:val="003317DD"/>
    <w:rsid w:val="00337665"/>
    <w:rsid w:val="00341B5B"/>
    <w:rsid w:val="00342B3F"/>
    <w:rsid w:val="003452BA"/>
    <w:rsid w:val="00352CA2"/>
    <w:rsid w:val="0037219F"/>
    <w:rsid w:val="00372221"/>
    <w:rsid w:val="0037583D"/>
    <w:rsid w:val="00376027"/>
    <w:rsid w:val="003822F9"/>
    <w:rsid w:val="003833B5"/>
    <w:rsid w:val="003849C1"/>
    <w:rsid w:val="00396325"/>
    <w:rsid w:val="003B24E1"/>
    <w:rsid w:val="003C51E0"/>
    <w:rsid w:val="003D14F8"/>
    <w:rsid w:val="003E2E2C"/>
    <w:rsid w:val="003E696F"/>
    <w:rsid w:val="003E7719"/>
    <w:rsid w:val="003F5F7A"/>
    <w:rsid w:val="003F5FFE"/>
    <w:rsid w:val="004028B6"/>
    <w:rsid w:val="004064E8"/>
    <w:rsid w:val="004074F8"/>
    <w:rsid w:val="00410608"/>
    <w:rsid w:val="0041419C"/>
    <w:rsid w:val="004209C1"/>
    <w:rsid w:val="00421C6F"/>
    <w:rsid w:val="0042552D"/>
    <w:rsid w:val="0043413D"/>
    <w:rsid w:val="0043450C"/>
    <w:rsid w:val="00437F6A"/>
    <w:rsid w:val="004413C9"/>
    <w:rsid w:val="00443EFE"/>
    <w:rsid w:val="00444B6A"/>
    <w:rsid w:val="00445B64"/>
    <w:rsid w:val="00456B82"/>
    <w:rsid w:val="00475785"/>
    <w:rsid w:val="00476F1C"/>
    <w:rsid w:val="004807E2"/>
    <w:rsid w:val="00480EF3"/>
    <w:rsid w:val="00491094"/>
    <w:rsid w:val="004979C3"/>
    <w:rsid w:val="004A434D"/>
    <w:rsid w:val="004A5BF7"/>
    <w:rsid w:val="004A6D57"/>
    <w:rsid w:val="004B2EE6"/>
    <w:rsid w:val="004C00C6"/>
    <w:rsid w:val="004C3F76"/>
    <w:rsid w:val="004C45BA"/>
    <w:rsid w:val="004C5922"/>
    <w:rsid w:val="004D2073"/>
    <w:rsid w:val="004D21C9"/>
    <w:rsid w:val="004E416B"/>
    <w:rsid w:val="004E5E64"/>
    <w:rsid w:val="00503EFE"/>
    <w:rsid w:val="005049C5"/>
    <w:rsid w:val="00506470"/>
    <w:rsid w:val="00510DFC"/>
    <w:rsid w:val="005126C1"/>
    <w:rsid w:val="00513344"/>
    <w:rsid w:val="00514F3B"/>
    <w:rsid w:val="0051542D"/>
    <w:rsid w:val="0051722D"/>
    <w:rsid w:val="0052112D"/>
    <w:rsid w:val="00531BFA"/>
    <w:rsid w:val="00533A80"/>
    <w:rsid w:val="0053414A"/>
    <w:rsid w:val="0053636D"/>
    <w:rsid w:val="00536A0D"/>
    <w:rsid w:val="005541F2"/>
    <w:rsid w:val="00556783"/>
    <w:rsid w:val="005572ED"/>
    <w:rsid w:val="00572863"/>
    <w:rsid w:val="00577A63"/>
    <w:rsid w:val="005803D5"/>
    <w:rsid w:val="00581648"/>
    <w:rsid w:val="005972B0"/>
    <w:rsid w:val="005A34B5"/>
    <w:rsid w:val="005A542E"/>
    <w:rsid w:val="005B1367"/>
    <w:rsid w:val="005B1E8A"/>
    <w:rsid w:val="005B4B89"/>
    <w:rsid w:val="005B5CFA"/>
    <w:rsid w:val="005D646A"/>
    <w:rsid w:val="005E0693"/>
    <w:rsid w:val="005E2F52"/>
    <w:rsid w:val="005E46DE"/>
    <w:rsid w:val="005E49B8"/>
    <w:rsid w:val="005E56B4"/>
    <w:rsid w:val="005E7806"/>
    <w:rsid w:val="005F77BC"/>
    <w:rsid w:val="00600B84"/>
    <w:rsid w:val="00605374"/>
    <w:rsid w:val="00636EE2"/>
    <w:rsid w:val="006422E5"/>
    <w:rsid w:val="00642B0C"/>
    <w:rsid w:val="00656331"/>
    <w:rsid w:val="006574A0"/>
    <w:rsid w:val="00663231"/>
    <w:rsid w:val="006632F4"/>
    <w:rsid w:val="00665F96"/>
    <w:rsid w:val="006732B1"/>
    <w:rsid w:val="00677AB2"/>
    <w:rsid w:val="00687D64"/>
    <w:rsid w:val="00690604"/>
    <w:rsid w:val="006912BD"/>
    <w:rsid w:val="006B1936"/>
    <w:rsid w:val="006B3E31"/>
    <w:rsid w:val="006C4125"/>
    <w:rsid w:val="006C55A5"/>
    <w:rsid w:val="006C6A38"/>
    <w:rsid w:val="006D4C24"/>
    <w:rsid w:val="006D623D"/>
    <w:rsid w:val="006E1066"/>
    <w:rsid w:val="006E480E"/>
    <w:rsid w:val="006F6CAD"/>
    <w:rsid w:val="00703F59"/>
    <w:rsid w:val="007079EB"/>
    <w:rsid w:val="00714595"/>
    <w:rsid w:val="00733E70"/>
    <w:rsid w:val="007408FE"/>
    <w:rsid w:val="007518C7"/>
    <w:rsid w:val="00752777"/>
    <w:rsid w:val="00760F0B"/>
    <w:rsid w:val="007631DD"/>
    <w:rsid w:val="007663B6"/>
    <w:rsid w:val="0078552A"/>
    <w:rsid w:val="007A01EB"/>
    <w:rsid w:val="007A06CA"/>
    <w:rsid w:val="007B3EBB"/>
    <w:rsid w:val="007B3F65"/>
    <w:rsid w:val="007C2437"/>
    <w:rsid w:val="007C366D"/>
    <w:rsid w:val="007C36CB"/>
    <w:rsid w:val="007C44B2"/>
    <w:rsid w:val="007E21F5"/>
    <w:rsid w:val="007F07E7"/>
    <w:rsid w:val="007F5253"/>
    <w:rsid w:val="00800CEB"/>
    <w:rsid w:val="00810BDE"/>
    <w:rsid w:val="008132CE"/>
    <w:rsid w:val="00813C65"/>
    <w:rsid w:val="00827D16"/>
    <w:rsid w:val="00832152"/>
    <w:rsid w:val="00832C5B"/>
    <w:rsid w:val="00833904"/>
    <w:rsid w:val="00844317"/>
    <w:rsid w:val="00844403"/>
    <w:rsid w:val="00845ACC"/>
    <w:rsid w:val="00852561"/>
    <w:rsid w:val="00853FA0"/>
    <w:rsid w:val="00861BDE"/>
    <w:rsid w:val="00862AC4"/>
    <w:rsid w:val="00862ACB"/>
    <w:rsid w:val="00864417"/>
    <w:rsid w:val="00864CBB"/>
    <w:rsid w:val="0086666A"/>
    <w:rsid w:val="00880D20"/>
    <w:rsid w:val="00882EA1"/>
    <w:rsid w:val="008958B6"/>
    <w:rsid w:val="00896986"/>
    <w:rsid w:val="00896BEF"/>
    <w:rsid w:val="008A189F"/>
    <w:rsid w:val="008A527E"/>
    <w:rsid w:val="008A588C"/>
    <w:rsid w:val="008B034B"/>
    <w:rsid w:val="008B5B9B"/>
    <w:rsid w:val="008E241E"/>
    <w:rsid w:val="008E4F4F"/>
    <w:rsid w:val="008E6EC7"/>
    <w:rsid w:val="008F540F"/>
    <w:rsid w:val="009011C8"/>
    <w:rsid w:val="00901C74"/>
    <w:rsid w:val="009039DF"/>
    <w:rsid w:val="00904BAD"/>
    <w:rsid w:val="00925E4E"/>
    <w:rsid w:val="00935229"/>
    <w:rsid w:val="00940FC0"/>
    <w:rsid w:val="00947C41"/>
    <w:rsid w:val="0095161E"/>
    <w:rsid w:val="00954AC0"/>
    <w:rsid w:val="00956419"/>
    <w:rsid w:val="00957554"/>
    <w:rsid w:val="00960492"/>
    <w:rsid w:val="00962C87"/>
    <w:rsid w:val="00963726"/>
    <w:rsid w:val="00970F32"/>
    <w:rsid w:val="00983C3B"/>
    <w:rsid w:val="0098599E"/>
    <w:rsid w:val="009934D5"/>
    <w:rsid w:val="00993F18"/>
    <w:rsid w:val="009952B1"/>
    <w:rsid w:val="00996E46"/>
    <w:rsid w:val="00997D70"/>
    <w:rsid w:val="009A0BAE"/>
    <w:rsid w:val="009A356A"/>
    <w:rsid w:val="009A3B15"/>
    <w:rsid w:val="009A3EDF"/>
    <w:rsid w:val="009B432F"/>
    <w:rsid w:val="009C0FFF"/>
    <w:rsid w:val="009D0827"/>
    <w:rsid w:val="009D207C"/>
    <w:rsid w:val="009E548A"/>
    <w:rsid w:val="009F241B"/>
    <w:rsid w:val="009F4697"/>
    <w:rsid w:val="009F7966"/>
    <w:rsid w:val="00A062AA"/>
    <w:rsid w:val="00A221A7"/>
    <w:rsid w:val="00A274BB"/>
    <w:rsid w:val="00A45B29"/>
    <w:rsid w:val="00A51AC1"/>
    <w:rsid w:val="00A55BFD"/>
    <w:rsid w:val="00A6019E"/>
    <w:rsid w:val="00A61C1E"/>
    <w:rsid w:val="00A64625"/>
    <w:rsid w:val="00A8618D"/>
    <w:rsid w:val="00A87F0F"/>
    <w:rsid w:val="00AA3D03"/>
    <w:rsid w:val="00AA4B9F"/>
    <w:rsid w:val="00AA6297"/>
    <w:rsid w:val="00AC2D05"/>
    <w:rsid w:val="00AC4281"/>
    <w:rsid w:val="00AD49DC"/>
    <w:rsid w:val="00AD62BB"/>
    <w:rsid w:val="00AE098F"/>
    <w:rsid w:val="00AE5469"/>
    <w:rsid w:val="00AF5387"/>
    <w:rsid w:val="00B14386"/>
    <w:rsid w:val="00B15950"/>
    <w:rsid w:val="00B15E35"/>
    <w:rsid w:val="00B21BE7"/>
    <w:rsid w:val="00B25BDD"/>
    <w:rsid w:val="00B3451C"/>
    <w:rsid w:val="00B4104F"/>
    <w:rsid w:val="00B44ADB"/>
    <w:rsid w:val="00B523E7"/>
    <w:rsid w:val="00B55D84"/>
    <w:rsid w:val="00B56C18"/>
    <w:rsid w:val="00B57511"/>
    <w:rsid w:val="00B60E94"/>
    <w:rsid w:val="00B70371"/>
    <w:rsid w:val="00B7220C"/>
    <w:rsid w:val="00B74A3C"/>
    <w:rsid w:val="00B7617A"/>
    <w:rsid w:val="00B82772"/>
    <w:rsid w:val="00B84636"/>
    <w:rsid w:val="00B87C1C"/>
    <w:rsid w:val="00B96845"/>
    <w:rsid w:val="00B96B82"/>
    <w:rsid w:val="00B97C80"/>
    <w:rsid w:val="00BA27F1"/>
    <w:rsid w:val="00BA5114"/>
    <w:rsid w:val="00BB608B"/>
    <w:rsid w:val="00BC1287"/>
    <w:rsid w:val="00BC1961"/>
    <w:rsid w:val="00BC58D1"/>
    <w:rsid w:val="00BE0C11"/>
    <w:rsid w:val="00BE18D9"/>
    <w:rsid w:val="00BF11B8"/>
    <w:rsid w:val="00BF5BCD"/>
    <w:rsid w:val="00BF6D08"/>
    <w:rsid w:val="00C00805"/>
    <w:rsid w:val="00C04C4F"/>
    <w:rsid w:val="00C064C7"/>
    <w:rsid w:val="00C07C97"/>
    <w:rsid w:val="00C11E2A"/>
    <w:rsid w:val="00C2238E"/>
    <w:rsid w:val="00C26E78"/>
    <w:rsid w:val="00C37207"/>
    <w:rsid w:val="00C4083A"/>
    <w:rsid w:val="00C41C48"/>
    <w:rsid w:val="00C44F77"/>
    <w:rsid w:val="00C51371"/>
    <w:rsid w:val="00C52249"/>
    <w:rsid w:val="00C61034"/>
    <w:rsid w:val="00C61731"/>
    <w:rsid w:val="00C61CAF"/>
    <w:rsid w:val="00C624DA"/>
    <w:rsid w:val="00C628F2"/>
    <w:rsid w:val="00C6319D"/>
    <w:rsid w:val="00C86C50"/>
    <w:rsid w:val="00CA57E0"/>
    <w:rsid w:val="00CB2232"/>
    <w:rsid w:val="00CB7041"/>
    <w:rsid w:val="00CC0196"/>
    <w:rsid w:val="00CC0A8E"/>
    <w:rsid w:val="00CD4EDB"/>
    <w:rsid w:val="00CD5770"/>
    <w:rsid w:val="00CD7A7C"/>
    <w:rsid w:val="00CE55E2"/>
    <w:rsid w:val="00CF7300"/>
    <w:rsid w:val="00CF7ECC"/>
    <w:rsid w:val="00D02836"/>
    <w:rsid w:val="00D07420"/>
    <w:rsid w:val="00D14173"/>
    <w:rsid w:val="00D169BA"/>
    <w:rsid w:val="00D17037"/>
    <w:rsid w:val="00D24ADD"/>
    <w:rsid w:val="00D26017"/>
    <w:rsid w:val="00D27D97"/>
    <w:rsid w:val="00D3363D"/>
    <w:rsid w:val="00D34B9B"/>
    <w:rsid w:val="00D370C6"/>
    <w:rsid w:val="00D421F0"/>
    <w:rsid w:val="00D4517E"/>
    <w:rsid w:val="00D46700"/>
    <w:rsid w:val="00D5439A"/>
    <w:rsid w:val="00D63B6A"/>
    <w:rsid w:val="00D65CA9"/>
    <w:rsid w:val="00D6638D"/>
    <w:rsid w:val="00D66938"/>
    <w:rsid w:val="00D709F5"/>
    <w:rsid w:val="00D813EB"/>
    <w:rsid w:val="00D82368"/>
    <w:rsid w:val="00D94AAF"/>
    <w:rsid w:val="00D97435"/>
    <w:rsid w:val="00DB2223"/>
    <w:rsid w:val="00DC01E0"/>
    <w:rsid w:val="00DE18F6"/>
    <w:rsid w:val="00DE214A"/>
    <w:rsid w:val="00DE285F"/>
    <w:rsid w:val="00DF29DC"/>
    <w:rsid w:val="00E0005A"/>
    <w:rsid w:val="00E027CA"/>
    <w:rsid w:val="00E114AD"/>
    <w:rsid w:val="00E1303B"/>
    <w:rsid w:val="00E13431"/>
    <w:rsid w:val="00E1560D"/>
    <w:rsid w:val="00E20252"/>
    <w:rsid w:val="00E21934"/>
    <w:rsid w:val="00E21DD7"/>
    <w:rsid w:val="00E21E73"/>
    <w:rsid w:val="00E23DAF"/>
    <w:rsid w:val="00E35ACB"/>
    <w:rsid w:val="00E410E2"/>
    <w:rsid w:val="00E46974"/>
    <w:rsid w:val="00E474DB"/>
    <w:rsid w:val="00E50941"/>
    <w:rsid w:val="00E67C29"/>
    <w:rsid w:val="00E7016F"/>
    <w:rsid w:val="00E7286D"/>
    <w:rsid w:val="00E77314"/>
    <w:rsid w:val="00E82B73"/>
    <w:rsid w:val="00E83473"/>
    <w:rsid w:val="00EA3EBF"/>
    <w:rsid w:val="00EA561D"/>
    <w:rsid w:val="00EA56CB"/>
    <w:rsid w:val="00EA6CD1"/>
    <w:rsid w:val="00EB3667"/>
    <w:rsid w:val="00EC4CC8"/>
    <w:rsid w:val="00ED3B4F"/>
    <w:rsid w:val="00EE4CC6"/>
    <w:rsid w:val="00EF4B91"/>
    <w:rsid w:val="00EF6398"/>
    <w:rsid w:val="00F01390"/>
    <w:rsid w:val="00F0451D"/>
    <w:rsid w:val="00F10980"/>
    <w:rsid w:val="00F11BD2"/>
    <w:rsid w:val="00F15CD4"/>
    <w:rsid w:val="00F1693E"/>
    <w:rsid w:val="00F16BFA"/>
    <w:rsid w:val="00F17236"/>
    <w:rsid w:val="00F2601B"/>
    <w:rsid w:val="00F276B5"/>
    <w:rsid w:val="00F34197"/>
    <w:rsid w:val="00F36D60"/>
    <w:rsid w:val="00F4714C"/>
    <w:rsid w:val="00F50218"/>
    <w:rsid w:val="00F53EDB"/>
    <w:rsid w:val="00F70ECD"/>
    <w:rsid w:val="00F73122"/>
    <w:rsid w:val="00F75BA8"/>
    <w:rsid w:val="00F81F8A"/>
    <w:rsid w:val="00F8347F"/>
    <w:rsid w:val="00F92D99"/>
    <w:rsid w:val="00F95AE3"/>
    <w:rsid w:val="00F97B87"/>
    <w:rsid w:val="00FB5172"/>
    <w:rsid w:val="00FC0BE1"/>
    <w:rsid w:val="00FC2DD4"/>
    <w:rsid w:val="00FD1FAE"/>
    <w:rsid w:val="00FD253A"/>
    <w:rsid w:val="00FD69BF"/>
    <w:rsid w:val="00FE44F8"/>
    <w:rsid w:val="00FE4CD1"/>
    <w:rsid w:val="00FF1190"/>
    <w:rsid w:val="00FF31A6"/>
    <w:rsid w:val="00FF4E28"/>
    <w:rsid w:val="00FF5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AB9B"/>
  <w15:docId w15:val="{6FA01BF4-3DC5-458F-BC03-3A943704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color w:val="434343"/>
        <w:sz w:val="24"/>
        <w:szCs w:val="24"/>
        <w:highlight w:val="white"/>
        <w:lang w:val="en-GB" w:eastAsia="en-GB" w:bidi="ar-SA"/>
      </w:rPr>
    </w:rPrDefault>
    <w:pPrDefault>
      <w:pPr>
        <w:spacing w:line="276" w:lineRule="auto"/>
        <w:ind w:right="-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Lora" w:eastAsia="Lora" w:hAnsi="Lora" w:cs="Lora"/>
      <w:b/>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DB2223"/>
    <w:pPr>
      <w:spacing w:line="240" w:lineRule="auto"/>
      <w:ind w:right="0"/>
      <w:jc w:val="left"/>
    </w:pPr>
  </w:style>
  <w:style w:type="character" w:styleId="CommentReference">
    <w:name w:val="annotation reference"/>
    <w:basedOn w:val="DefaultParagraphFont"/>
    <w:uiPriority w:val="99"/>
    <w:semiHidden/>
    <w:unhideWhenUsed/>
    <w:rsid w:val="00810BDE"/>
    <w:rPr>
      <w:sz w:val="16"/>
      <w:szCs w:val="16"/>
    </w:rPr>
  </w:style>
  <w:style w:type="paragraph" w:styleId="CommentText">
    <w:name w:val="annotation text"/>
    <w:basedOn w:val="Normal"/>
    <w:link w:val="CommentTextChar"/>
    <w:uiPriority w:val="99"/>
    <w:semiHidden/>
    <w:unhideWhenUsed/>
    <w:rsid w:val="00810BDE"/>
    <w:pPr>
      <w:spacing w:line="240" w:lineRule="auto"/>
    </w:pPr>
    <w:rPr>
      <w:sz w:val="20"/>
      <w:szCs w:val="20"/>
    </w:rPr>
  </w:style>
  <w:style w:type="character" w:customStyle="1" w:styleId="CommentTextChar">
    <w:name w:val="Comment Text Char"/>
    <w:basedOn w:val="DefaultParagraphFont"/>
    <w:link w:val="CommentText"/>
    <w:uiPriority w:val="99"/>
    <w:semiHidden/>
    <w:rsid w:val="00810BDE"/>
    <w:rPr>
      <w:sz w:val="20"/>
      <w:szCs w:val="20"/>
    </w:rPr>
  </w:style>
  <w:style w:type="paragraph" w:styleId="CommentSubject">
    <w:name w:val="annotation subject"/>
    <w:basedOn w:val="CommentText"/>
    <w:next w:val="CommentText"/>
    <w:link w:val="CommentSubjectChar"/>
    <w:uiPriority w:val="99"/>
    <w:semiHidden/>
    <w:unhideWhenUsed/>
    <w:rsid w:val="00810BDE"/>
    <w:rPr>
      <w:b/>
      <w:bCs/>
    </w:rPr>
  </w:style>
  <w:style w:type="character" w:customStyle="1" w:styleId="CommentSubjectChar">
    <w:name w:val="Comment Subject Char"/>
    <w:basedOn w:val="CommentTextChar"/>
    <w:link w:val="CommentSubject"/>
    <w:uiPriority w:val="99"/>
    <w:semiHidden/>
    <w:rsid w:val="00810BDE"/>
    <w:rPr>
      <w:b/>
      <w:bCs/>
      <w:sz w:val="20"/>
      <w:szCs w:val="20"/>
    </w:rPr>
  </w:style>
  <w:style w:type="paragraph" w:styleId="BalloonText">
    <w:name w:val="Balloon Text"/>
    <w:basedOn w:val="Normal"/>
    <w:link w:val="BalloonTextChar"/>
    <w:uiPriority w:val="99"/>
    <w:semiHidden/>
    <w:unhideWhenUsed/>
    <w:rsid w:val="002D10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2C"/>
    <w:rPr>
      <w:rFonts w:ascii="Segoe UI" w:hAnsi="Segoe UI" w:cs="Segoe UI"/>
      <w:sz w:val="18"/>
      <w:szCs w:val="18"/>
    </w:rPr>
  </w:style>
  <w:style w:type="paragraph" w:styleId="Header">
    <w:name w:val="header"/>
    <w:basedOn w:val="Normal"/>
    <w:link w:val="HeaderChar"/>
    <w:uiPriority w:val="99"/>
    <w:semiHidden/>
    <w:unhideWhenUsed/>
    <w:rsid w:val="009039D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9039DF"/>
  </w:style>
  <w:style w:type="paragraph" w:styleId="Footer">
    <w:name w:val="footer"/>
    <w:basedOn w:val="Normal"/>
    <w:link w:val="FooterChar"/>
    <w:uiPriority w:val="99"/>
    <w:semiHidden/>
    <w:unhideWhenUsed/>
    <w:rsid w:val="009039D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9039DF"/>
  </w:style>
  <w:style w:type="paragraph" w:styleId="NormalWeb">
    <w:name w:val="Normal (Web)"/>
    <w:basedOn w:val="Normal"/>
    <w:uiPriority w:val="99"/>
    <w:unhideWhenUsed/>
    <w:rsid w:val="002765A7"/>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Caption">
    <w:name w:val="caption"/>
    <w:basedOn w:val="Normal"/>
    <w:next w:val="Normal"/>
    <w:uiPriority w:val="35"/>
    <w:unhideWhenUsed/>
    <w:qFormat/>
    <w:rsid w:val="00D07420"/>
    <w:pPr>
      <w:spacing w:after="200" w:line="240" w:lineRule="auto"/>
    </w:pPr>
    <w:rPr>
      <w:i/>
      <w:iCs/>
      <w:color w:val="1F497D" w:themeColor="text2"/>
      <w:sz w:val="18"/>
      <w:szCs w:val="18"/>
    </w:rPr>
  </w:style>
  <w:style w:type="character" w:styleId="Hyperlink">
    <w:name w:val="Hyperlink"/>
    <w:basedOn w:val="DefaultParagraphFont"/>
    <w:uiPriority w:val="99"/>
    <w:unhideWhenUsed/>
    <w:rsid w:val="00D709F5"/>
    <w:rPr>
      <w:color w:val="0000FF" w:themeColor="hyperlink"/>
      <w:u w:val="single"/>
    </w:rPr>
  </w:style>
  <w:style w:type="character" w:styleId="UnresolvedMention">
    <w:name w:val="Unresolved Mention"/>
    <w:basedOn w:val="DefaultParagraphFont"/>
    <w:uiPriority w:val="99"/>
    <w:semiHidden/>
    <w:unhideWhenUsed/>
    <w:rsid w:val="00D709F5"/>
    <w:rPr>
      <w:color w:val="605E5C"/>
      <w:shd w:val="clear" w:color="auto" w:fill="E1DFDD"/>
    </w:rPr>
  </w:style>
  <w:style w:type="paragraph" w:customStyle="1" w:styleId="ql-indent-1">
    <w:name w:val="ql-indent-1"/>
    <w:basedOn w:val="Normal"/>
    <w:rsid w:val="00F8347F"/>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ListParagraph">
    <w:name w:val="List Paragraph"/>
    <w:basedOn w:val="Normal"/>
    <w:uiPriority w:val="34"/>
    <w:qFormat/>
    <w:rsid w:val="000D2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3520">
      <w:bodyDiv w:val="1"/>
      <w:marLeft w:val="0"/>
      <w:marRight w:val="0"/>
      <w:marTop w:val="0"/>
      <w:marBottom w:val="0"/>
      <w:divBdr>
        <w:top w:val="none" w:sz="0" w:space="0" w:color="auto"/>
        <w:left w:val="none" w:sz="0" w:space="0" w:color="auto"/>
        <w:bottom w:val="none" w:sz="0" w:space="0" w:color="auto"/>
        <w:right w:val="none" w:sz="0" w:space="0" w:color="auto"/>
      </w:divBdr>
    </w:div>
    <w:div w:id="257180152">
      <w:bodyDiv w:val="1"/>
      <w:marLeft w:val="0"/>
      <w:marRight w:val="0"/>
      <w:marTop w:val="0"/>
      <w:marBottom w:val="0"/>
      <w:divBdr>
        <w:top w:val="none" w:sz="0" w:space="0" w:color="auto"/>
        <w:left w:val="none" w:sz="0" w:space="0" w:color="auto"/>
        <w:bottom w:val="none" w:sz="0" w:space="0" w:color="auto"/>
        <w:right w:val="none" w:sz="0" w:space="0" w:color="auto"/>
      </w:divBdr>
    </w:div>
    <w:div w:id="342244573">
      <w:bodyDiv w:val="1"/>
      <w:marLeft w:val="0"/>
      <w:marRight w:val="0"/>
      <w:marTop w:val="0"/>
      <w:marBottom w:val="0"/>
      <w:divBdr>
        <w:top w:val="none" w:sz="0" w:space="0" w:color="auto"/>
        <w:left w:val="none" w:sz="0" w:space="0" w:color="auto"/>
        <w:bottom w:val="none" w:sz="0" w:space="0" w:color="auto"/>
        <w:right w:val="none" w:sz="0" w:space="0" w:color="auto"/>
      </w:divBdr>
    </w:div>
    <w:div w:id="483670159">
      <w:bodyDiv w:val="1"/>
      <w:marLeft w:val="0"/>
      <w:marRight w:val="0"/>
      <w:marTop w:val="0"/>
      <w:marBottom w:val="0"/>
      <w:divBdr>
        <w:top w:val="none" w:sz="0" w:space="0" w:color="auto"/>
        <w:left w:val="none" w:sz="0" w:space="0" w:color="auto"/>
        <w:bottom w:val="none" w:sz="0" w:space="0" w:color="auto"/>
        <w:right w:val="none" w:sz="0" w:space="0" w:color="auto"/>
      </w:divBdr>
    </w:div>
    <w:div w:id="690453861">
      <w:bodyDiv w:val="1"/>
      <w:marLeft w:val="0"/>
      <w:marRight w:val="0"/>
      <w:marTop w:val="0"/>
      <w:marBottom w:val="0"/>
      <w:divBdr>
        <w:top w:val="none" w:sz="0" w:space="0" w:color="auto"/>
        <w:left w:val="none" w:sz="0" w:space="0" w:color="auto"/>
        <w:bottom w:val="none" w:sz="0" w:space="0" w:color="auto"/>
        <w:right w:val="none" w:sz="0" w:space="0" w:color="auto"/>
      </w:divBdr>
    </w:div>
    <w:div w:id="729116219">
      <w:bodyDiv w:val="1"/>
      <w:marLeft w:val="0"/>
      <w:marRight w:val="0"/>
      <w:marTop w:val="0"/>
      <w:marBottom w:val="0"/>
      <w:divBdr>
        <w:top w:val="none" w:sz="0" w:space="0" w:color="auto"/>
        <w:left w:val="none" w:sz="0" w:space="0" w:color="auto"/>
        <w:bottom w:val="none" w:sz="0" w:space="0" w:color="auto"/>
        <w:right w:val="none" w:sz="0" w:space="0" w:color="auto"/>
      </w:divBdr>
    </w:div>
    <w:div w:id="789399811">
      <w:bodyDiv w:val="1"/>
      <w:marLeft w:val="0"/>
      <w:marRight w:val="0"/>
      <w:marTop w:val="0"/>
      <w:marBottom w:val="0"/>
      <w:divBdr>
        <w:top w:val="none" w:sz="0" w:space="0" w:color="auto"/>
        <w:left w:val="none" w:sz="0" w:space="0" w:color="auto"/>
        <w:bottom w:val="none" w:sz="0" w:space="0" w:color="auto"/>
        <w:right w:val="none" w:sz="0" w:space="0" w:color="auto"/>
      </w:divBdr>
    </w:div>
    <w:div w:id="984622279">
      <w:bodyDiv w:val="1"/>
      <w:marLeft w:val="0"/>
      <w:marRight w:val="0"/>
      <w:marTop w:val="0"/>
      <w:marBottom w:val="0"/>
      <w:divBdr>
        <w:top w:val="none" w:sz="0" w:space="0" w:color="auto"/>
        <w:left w:val="none" w:sz="0" w:space="0" w:color="auto"/>
        <w:bottom w:val="none" w:sz="0" w:space="0" w:color="auto"/>
        <w:right w:val="none" w:sz="0" w:space="0" w:color="auto"/>
      </w:divBdr>
    </w:div>
    <w:div w:id="1043363052">
      <w:bodyDiv w:val="1"/>
      <w:marLeft w:val="0"/>
      <w:marRight w:val="0"/>
      <w:marTop w:val="0"/>
      <w:marBottom w:val="0"/>
      <w:divBdr>
        <w:top w:val="none" w:sz="0" w:space="0" w:color="auto"/>
        <w:left w:val="none" w:sz="0" w:space="0" w:color="auto"/>
        <w:bottom w:val="none" w:sz="0" w:space="0" w:color="auto"/>
        <w:right w:val="none" w:sz="0" w:space="0" w:color="auto"/>
      </w:divBdr>
    </w:div>
    <w:div w:id="1105148787">
      <w:bodyDiv w:val="1"/>
      <w:marLeft w:val="0"/>
      <w:marRight w:val="0"/>
      <w:marTop w:val="0"/>
      <w:marBottom w:val="0"/>
      <w:divBdr>
        <w:top w:val="none" w:sz="0" w:space="0" w:color="auto"/>
        <w:left w:val="none" w:sz="0" w:space="0" w:color="auto"/>
        <w:bottom w:val="none" w:sz="0" w:space="0" w:color="auto"/>
        <w:right w:val="none" w:sz="0" w:space="0" w:color="auto"/>
      </w:divBdr>
    </w:div>
    <w:div w:id="1222405566">
      <w:bodyDiv w:val="1"/>
      <w:marLeft w:val="0"/>
      <w:marRight w:val="0"/>
      <w:marTop w:val="0"/>
      <w:marBottom w:val="0"/>
      <w:divBdr>
        <w:top w:val="none" w:sz="0" w:space="0" w:color="auto"/>
        <w:left w:val="none" w:sz="0" w:space="0" w:color="auto"/>
        <w:bottom w:val="none" w:sz="0" w:space="0" w:color="auto"/>
        <w:right w:val="none" w:sz="0" w:space="0" w:color="auto"/>
      </w:divBdr>
    </w:div>
    <w:div w:id="1222791721">
      <w:bodyDiv w:val="1"/>
      <w:marLeft w:val="0"/>
      <w:marRight w:val="0"/>
      <w:marTop w:val="0"/>
      <w:marBottom w:val="0"/>
      <w:divBdr>
        <w:top w:val="none" w:sz="0" w:space="0" w:color="auto"/>
        <w:left w:val="none" w:sz="0" w:space="0" w:color="auto"/>
        <w:bottom w:val="none" w:sz="0" w:space="0" w:color="auto"/>
        <w:right w:val="none" w:sz="0" w:space="0" w:color="auto"/>
      </w:divBdr>
    </w:div>
    <w:div w:id="1356805643">
      <w:bodyDiv w:val="1"/>
      <w:marLeft w:val="0"/>
      <w:marRight w:val="0"/>
      <w:marTop w:val="0"/>
      <w:marBottom w:val="0"/>
      <w:divBdr>
        <w:top w:val="none" w:sz="0" w:space="0" w:color="auto"/>
        <w:left w:val="none" w:sz="0" w:space="0" w:color="auto"/>
        <w:bottom w:val="none" w:sz="0" w:space="0" w:color="auto"/>
        <w:right w:val="none" w:sz="0" w:space="0" w:color="auto"/>
      </w:divBdr>
    </w:div>
    <w:div w:id="1647247828">
      <w:bodyDiv w:val="1"/>
      <w:marLeft w:val="0"/>
      <w:marRight w:val="0"/>
      <w:marTop w:val="0"/>
      <w:marBottom w:val="0"/>
      <w:divBdr>
        <w:top w:val="none" w:sz="0" w:space="0" w:color="auto"/>
        <w:left w:val="none" w:sz="0" w:space="0" w:color="auto"/>
        <w:bottom w:val="none" w:sz="0" w:space="0" w:color="auto"/>
        <w:right w:val="none" w:sz="0" w:space="0" w:color="auto"/>
      </w:divBdr>
    </w:div>
    <w:div w:id="1916747182">
      <w:bodyDiv w:val="1"/>
      <w:marLeft w:val="0"/>
      <w:marRight w:val="0"/>
      <w:marTop w:val="0"/>
      <w:marBottom w:val="0"/>
      <w:divBdr>
        <w:top w:val="none" w:sz="0" w:space="0" w:color="auto"/>
        <w:left w:val="none" w:sz="0" w:space="0" w:color="auto"/>
        <w:bottom w:val="none" w:sz="0" w:space="0" w:color="auto"/>
        <w:right w:val="none" w:sz="0" w:space="0" w:color="auto"/>
      </w:divBdr>
    </w:div>
    <w:div w:id="1919099176">
      <w:bodyDiv w:val="1"/>
      <w:marLeft w:val="0"/>
      <w:marRight w:val="0"/>
      <w:marTop w:val="0"/>
      <w:marBottom w:val="0"/>
      <w:divBdr>
        <w:top w:val="none" w:sz="0" w:space="0" w:color="auto"/>
        <w:left w:val="none" w:sz="0" w:space="0" w:color="auto"/>
        <w:bottom w:val="none" w:sz="0" w:space="0" w:color="auto"/>
        <w:right w:val="none" w:sz="0" w:space="0" w:color="auto"/>
      </w:divBdr>
    </w:div>
    <w:div w:id="2020768312">
      <w:bodyDiv w:val="1"/>
      <w:marLeft w:val="0"/>
      <w:marRight w:val="0"/>
      <w:marTop w:val="0"/>
      <w:marBottom w:val="0"/>
      <w:divBdr>
        <w:top w:val="none" w:sz="0" w:space="0" w:color="auto"/>
        <w:left w:val="none" w:sz="0" w:space="0" w:color="auto"/>
        <w:bottom w:val="none" w:sz="0" w:space="0" w:color="auto"/>
        <w:right w:val="none" w:sz="0" w:space="0" w:color="auto"/>
      </w:divBdr>
    </w:div>
    <w:div w:id="2109958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lexico.com/definition/deprecat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2686</Words>
  <Characters>15312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Natalia Dowding</cp:lastModifiedBy>
  <cp:revision>3</cp:revision>
  <dcterms:created xsi:type="dcterms:W3CDTF">2022-04-21T07:36:00Z</dcterms:created>
  <dcterms:modified xsi:type="dcterms:W3CDTF">2022-04-21T08:07:00Z</dcterms:modified>
</cp:coreProperties>
</file>